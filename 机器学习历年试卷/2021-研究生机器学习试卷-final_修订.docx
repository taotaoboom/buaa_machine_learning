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CD375" w14:textId="77777777" w:rsidR="00B74AA8" w:rsidRDefault="00B74AA8" w:rsidP="00CF75FC">
      <w:pPr>
        <w:spacing w:line="360" w:lineRule="auto"/>
        <w:ind w:left="622" w:hanging="480"/>
      </w:pPr>
    </w:p>
    <w:p w14:paraId="4D2C069B" w14:textId="26742CD4" w:rsidR="00B74AA8" w:rsidRDefault="00D0422C" w:rsidP="00B74AA8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分）</w:t>
      </w:r>
      <w:r w:rsidR="0077350E" w:rsidRPr="00E3486D">
        <w:rPr>
          <w:rFonts w:ascii="宋体" w:eastAsia="宋体" w:hAnsi="宋体" w:hint="eastAsia"/>
          <w:sz w:val="24"/>
          <w:szCs w:val="24"/>
        </w:rPr>
        <w:t>请简述最大似然估计和贝叶斯估计的区别</w:t>
      </w:r>
      <w:ins w:id="0" w:author="刘庆杰" w:date="2021-12-22T18:47:00Z">
        <w:r w:rsidR="006979DA">
          <w:rPr>
            <w:rFonts w:ascii="宋体" w:eastAsia="宋体" w:hAnsi="宋体" w:hint="eastAsia"/>
            <w:sz w:val="24"/>
            <w:szCs w:val="24"/>
          </w:rPr>
          <w:t>。</w:t>
        </w:r>
      </w:ins>
    </w:p>
    <w:p w14:paraId="66550442" w14:textId="24588DB9" w:rsidR="00B74AA8" w:rsidRDefault="00B74AA8" w:rsidP="00B74AA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441A634" w14:textId="77777777" w:rsidR="00B74AA8" w:rsidRPr="00B74AA8" w:rsidRDefault="00B74AA8" w:rsidP="00B74AA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EB9D98D" w14:textId="110281F3" w:rsidR="0077350E" w:rsidRDefault="00D0422C" w:rsidP="006979DA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  <w:pPrChange w:id="1" w:author="刘庆杰" w:date="2021-12-22T18:45:00Z">
          <w:pPr>
            <w:pStyle w:val="a3"/>
            <w:numPr>
              <w:numId w:val="1"/>
            </w:numPr>
            <w:spacing w:line="360" w:lineRule="auto"/>
            <w:ind w:left="622" w:firstLineChars="0" w:hanging="480"/>
          </w:pPr>
        </w:pPrChange>
      </w:pPr>
      <w:r w:rsidRPr="00B74AA8">
        <w:rPr>
          <w:rFonts w:ascii="宋体" w:eastAsia="宋体" w:hAnsi="宋体" w:hint="eastAsia"/>
          <w:sz w:val="24"/>
          <w:szCs w:val="24"/>
        </w:rPr>
        <w:t>（1</w:t>
      </w:r>
      <w:r w:rsidRPr="00B74AA8">
        <w:rPr>
          <w:rFonts w:ascii="宋体" w:eastAsia="宋体" w:hAnsi="宋体"/>
          <w:sz w:val="24"/>
          <w:szCs w:val="24"/>
        </w:rPr>
        <w:t>0</w:t>
      </w:r>
      <w:r w:rsidRPr="00B74AA8">
        <w:rPr>
          <w:rFonts w:ascii="宋体" w:eastAsia="宋体" w:hAnsi="宋体" w:hint="eastAsia"/>
          <w:sz w:val="24"/>
          <w:szCs w:val="24"/>
        </w:rPr>
        <w:t>分）</w:t>
      </w:r>
      <w:r w:rsidR="00AF10B0" w:rsidRPr="00B74AA8">
        <w:rPr>
          <w:rFonts w:ascii="宋体" w:eastAsia="宋体" w:hAnsi="宋体" w:hint="eastAsia"/>
          <w:sz w:val="24"/>
          <w:szCs w:val="24"/>
        </w:rPr>
        <w:t>从</w:t>
      </w:r>
      <w:ins w:id="2" w:author="刘庆杰" w:date="2021-12-22T17:27:00Z">
        <w:r w:rsidR="00E47EAD">
          <w:rPr>
            <w:rFonts w:ascii="宋体" w:eastAsia="宋体" w:hAnsi="宋体" w:hint="eastAsia"/>
            <w:sz w:val="24"/>
            <w:szCs w:val="24"/>
          </w:rPr>
          <w:t>有</w:t>
        </w:r>
      </w:ins>
      <m:oMath>
        <m:r>
          <w:rPr>
            <w:rFonts w:ascii="Cambria Math" w:eastAsia="宋体" w:hAnsi="Cambria Math"/>
            <w:sz w:val="24"/>
            <w:szCs w:val="24"/>
          </w:rPr>
          <m:t>K</m:t>
        </m:r>
      </m:oMath>
      <w:del w:id="3" w:author="刘庆杰" w:date="2021-12-22T17:28:00Z">
        <w:r w:rsidR="00AF10B0" w:rsidRPr="00B74AA8" w:rsidDel="00E47EAD">
          <w:rPr>
            <w:rFonts w:ascii="宋体" w:eastAsia="宋体" w:hAnsi="宋体" w:hint="eastAsia"/>
            <w:sz w:val="24"/>
            <w:szCs w:val="24"/>
          </w:rPr>
          <w:delText>个单</w:delText>
        </w:r>
      </w:del>
      <w:proofErr w:type="gramStart"/>
      <w:ins w:id="4" w:author="刘庆杰" w:date="2021-12-22T17:28:00Z">
        <w:r w:rsidR="00E47EAD">
          <w:rPr>
            <w:rFonts w:ascii="宋体" w:eastAsia="宋体" w:hAnsi="宋体" w:hint="eastAsia"/>
            <w:sz w:val="24"/>
            <w:szCs w:val="24"/>
          </w:rPr>
          <w:t>个</w:t>
        </w:r>
      </w:ins>
      <w:proofErr w:type="gramEnd"/>
      <w:del w:id="5" w:author="刘庆杰" w:date="2021-12-22T17:28:00Z">
        <w:r w:rsidR="00AF10B0" w:rsidRPr="00B74AA8" w:rsidDel="00E47EAD">
          <w:rPr>
            <w:rFonts w:ascii="宋体" w:eastAsia="宋体" w:hAnsi="宋体" w:hint="eastAsia"/>
            <w:sz w:val="24"/>
            <w:szCs w:val="24"/>
          </w:rPr>
          <w:delText>高斯</w:delText>
        </w:r>
      </w:del>
      <w:ins w:id="6" w:author="刘庆杰" w:date="2021-12-22T17:28:00Z">
        <w:r w:rsidR="00E47EAD">
          <w:rPr>
            <w:rFonts w:ascii="宋体" w:eastAsia="宋体" w:hAnsi="宋体" w:hint="eastAsia"/>
            <w:sz w:val="24"/>
            <w:szCs w:val="24"/>
          </w:rPr>
          <w:t>成分的混合高斯分布</w:t>
        </w:r>
      </w:ins>
      <w:del w:id="7" w:author="刘庆杰" w:date="2021-12-22T17:28:00Z">
        <w:r w:rsidR="00AF10B0" w:rsidRPr="00B74AA8" w:rsidDel="00E47EAD">
          <w:rPr>
            <w:rFonts w:ascii="宋体" w:eastAsia="宋体" w:hAnsi="宋体" w:hint="eastAsia"/>
            <w:sz w:val="24"/>
            <w:szCs w:val="24"/>
          </w:rPr>
          <w:delText>模型</w:delText>
        </w:r>
      </w:del>
      <w:r w:rsidR="00AF10B0" w:rsidRPr="00B74AA8">
        <w:rPr>
          <w:rFonts w:ascii="宋体" w:eastAsia="宋体" w:hAnsi="宋体" w:hint="eastAsia"/>
          <w:sz w:val="24"/>
          <w:szCs w:val="24"/>
        </w:rPr>
        <w:t>中采样，得到</w:t>
      </w:r>
      <w:r w:rsidR="00047106" w:rsidRPr="00B74AA8">
        <w:rPr>
          <w:rFonts w:ascii="宋体" w:eastAsia="宋体" w:hAnsi="宋体" w:hint="eastAsia"/>
          <w:sz w:val="24"/>
          <w:szCs w:val="24"/>
        </w:rPr>
        <w:t>观测</w:t>
      </w:r>
      <w:r w:rsidR="00AF10B0" w:rsidRPr="00B74AA8">
        <w:rPr>
          <w:rFonts w:ascii="宋体" w:eastAsia="宋体" w:hAnsi="宋体" w:hint="eastAsia"/>
          <w:sz w:val="24"/>
          <w:szCs w:val="24"/>
        </w:rPr>
        <w:t>数据</w:t>
      </w:r>
      <m:oMath>
        <m:d>
          <m:dPr>
            <m:begChr m:val="{"/>
            <m:endChr m:val="}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N</m:t>
                </m:r>
              </m:sub>
            </m:sSub>
          </m:e>
        </m:d>
      </m:oMath>
      <w:r w:rsidR="00645FE4" w:rsidRPr="00B74AA8">
        <w:rPr>
          <w:rFonts w:ascii="宋体" w:eastAsia="宋体" w:hAnsi="宋体" w:hint="eastAsia"/>
          <w:sz w:val="24"/>
          <w:szCs w:val="24"/>
        </w:rPr>
        <w:t>。</w:t>
      </w:r>
      <w:r w:rsidR="00AF10B0" w:rsidRPr="00B74AA8">
        <w:rPr>
          <w:rFonts w:ascii="宋体" w:eastAsia="宋体" w:hAnsi="宋体" w:hint="eastAsia"/>
          <w:sz w:val="24"/>
          <w:szCs w:val="24"/>
        </w:rPr>
        <w:t>其中第</w:t>
      </w:r>
      <m:oMath>
        <m:r>
          <w:rPr>
            <w:rFonts w:ascii="Cambria Math" w:eastAsia="宋体" w:hAnsi="Cambria Math" w:hint="eastAsia"/>
            <w:sz w:val="24"/>
            <w:szCs w:val="24"/>
          </w:rPr>
          <m:t>k</m:t>
        </m:r>
      </m:oMath>
      <w:proofErr w:type="gramStart"/>
      <w:r w:rsidR="00AF10B0" w:rsidRPr="00B74AA8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="00AF10B0" w:rsidRPr="00B74AA8">
        <w:rPr>
          <w:rFonts w:ascii="宋体" w:eastAsia="宋体" w:hAnsi="宋体" w:hint="eastAsia"/>
          <w:sz w:val="24"/>
          <w:szCs w:val="24"/>
        </w:rPr>
        <w:t>单高斯模型服从</w:t>
      </w:r>
      <w:r w:rsidR="007235A9" w:rsidRPr="00B74AA8">
        <w:rPr>
          <w:rFonts w:ascii="宋体" w:eastAsia="宋体" w:hAnsi="宋体" w:hint="eastAsia"/>
          <w:sz w:val="24"/>
          <w:szCs w:val="24"/>
        </w:rPr>
        <w:t>分布</w:t>
      </w:r>
      <m:oMath>
        <m:r>
          <w:rPr>
            <w:rFonts w:ascii="Cambria Math" w:eastAsia="宋体" w:hAnsi="Cambria Math"/>
            <w:sz w:val="24"/>
            <w:szCs w:val="24"/>
          </w:rPr>
          <m:t>N(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="00047106" w:rsidRPr="00B74AA8">
        <w:rPr>
          <w:rFonts w:ascii="宋体" w:eastAsia="宋体" w:hAnsi="宋体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k</m:t>
            </m:r>
          </m:sub>
        </m:sSub>
      </m:oMath>
      <w:r w:rsidR="00047106" w:rsidRPr="00B74AA8">
        <w:rPr>
          <w:rFonts w:ascii="宋体" w:eastAsia="宋体" w:hAnsi="宋体" w:hint="eastAsia"/>
          <w:sz w:val="24"/>
          <w:szCs w:val="24"/>
        </w:rPr>
        <w:t>表示观测数据</w:t>
      </w:r>
      <w:ins w:id="8" w:author="刘庆杰" w:date="2021-12-22T17:28:00Z">
        <w:r w:rsidR="00E47EAD">
          <w:rPr>
            <w:rFonts w:ascii="宋体" w:eastAsia="宋体" w:hAnsi="宋体" w:hint="eastAsia"/>
            <w:sz w:val="24"/>
            <w:szCs w:val="24"/>
          </w:rPr>
          <w:t>是从</w:t>
        </w:r>
      </w:ins>
      <w:del w:id="9" w:author="刘庆杰" w:date="2021-12-22T17:28:00Z">
        <w:r w:rsidR="00047106" w:rsidRPr="00B74AA8" w:rsidDel="00E47EAD">
          <w:rPr>
            <w:rFonts w:ascii="宋体" w:eastAsia="宋体" w:hAnsi="宋体" w:hint="eastAsia"/>
            <w:sz w:val="24"/>
            <w:szCs w:val="24"/>
          </w:rPr>
          <w:delText>属于</w:delText>
        </w:r>
      </w:del>
      <w:r w:rsidR="00047106" w:rsidRPr="00B74AA8">
        <w:rPr>
          <w:rFonts w:ascii="宋体" w:eastAsia="宋体" w:hAnsi="宋体" w:hint="eastAsia"/>
          <w:sz w:val="24"/>
          <w:szCs w:val="24"/>
        </w:rPr>
        <w:t>第k</w:t>
      </w:r>
      <w:proofErr w:type="gramStart"/>
      <w:r w:rsidR="00047106" w:rsidRPr="00B74AA8">
        <w:rPr>
          <w:rFonts w:ascii="宋体" w:eastAsia="宋体" w:hAnsi="宋体" w:hint="eastAsia"/>
          <w:sz w:val="24"/>
          <w:szCs w:val="24"/>
        </w:rPr>
        <w:t>个</w:t>
      </w:r>
      <w:proofErr w:type="gramEnd"/>
      <w:ins w:id="10" w:author="刘庆杰" w:date="2021-12-22T17:28:00Z">
        <w:r w:rsidR="00E47EAD">
          <w:rPr>
            <w:rFonts w:ascii="宋体" w:eastAsia="宋体" w:hAnsi="宋体" w:hint="eastAsia"/>
            <w:sz w:val="24"/>
            <w:szCs w:val="24"/>
          </w:rPr>
          <w:t>高斯采样</w:t>
        </w:r>
      </w:ins>
      <w:del w:id="11" w:author="刘庆杰" w:date="2021-12-22T17:28:00Z">
        <w:r w:rsidR="00047106" w:rsidRPr="00B74AA8" w:rsidDel="00E47EAD">
          <w:rPr>
            <w:rFonts w:ascii="宋体" w:eastAsia="宋体" w:hAnsi="宋体" w:hint="eastAsia"/>
            <w:sz w:val="24"/>
            <w:szCs w:val="24"/>
          </w:rPr>
          <w:delText>子模型</w:delText>
        </w:r>
      </w:del>
      <w:r w:rsidR="00047106" w:rsidRPr="00B74AA8">
        <w:rPr>
          <w:rFonts w:ascii="宋体" w:eastAsia="宋体" w:hAnsi="宋体" w:hint="eastAsia"/>
          <w:sz w:val="24"/>
          <w:szCs w:val="24"/>
        </w:rPr>
        <w:t>的概率。</w:t>
      </w:r>
      <w:r w:rsidR="0077350E" w:rsidRPr="00B74AA8">
        <w:rPr>
          <w:rFonts w:ascii="宋体" w:eastAsia="宋体" w:hAnsi="宋体" w:hint="eastAsia"/>
          <w:sz w:val="24"/>
          <w:szCs w:val="24"/>
        </w:rPr>
        <w:t>请说出如何利用E</w:t>
      </w:r>
      <w:r w:rsidR="0077350E" w:rsidRPr="00B74AA8">
        <w:rPr>
          <w:rFonts w:ascii="宋体" w:eastAsia="宋体" w:hAnsi="宋体"/>
          <w:sz w:val="24"/>
          <w:szCs w:val="24"/>
        </w:rPr>
        <w:t>M</w:t>
      </w:r>
      <w:r w:rsidR="0077350E" w:rsidRPr="00B74AA8">
        <w:rPr>
          <w:rFonts w:ascii="宋体" w:eastAsia="宋体" w:hAnsi="宋体" w:hint="eastAsia"/>
          <w:sz w:val="24"/>
          <w:szCs w:val="24"/>
        </w:rPr>
        <w:t>算法估计混合高斯模型参数，并说明得到的结果是否一定为最优解，若是，请简述理由，若不是，请简述可行的优化方法。</w:t>
      </w:r>
    </w:p>
    <w:p w14:paraId="2943A0AD" w14:textId="77777777" w:rsidR="00B74AA8" w:rsidRPr="00B74AA8" w:rsidRDefault="00B74AA8" w:rsidP="00B74AA8">
      <w:pPr>
        <w:pStyle w:val="a3"/>
        <w:ind w:firstLine="480"/>
        <w:rPr>
          <w:rFonts w:ascii="宋体" w:eastAsia="宋体" w:hAnsi="宋体"/>
          <w:sz w:val="24"/>
          <w:szCs w:val="24"/>
        </w:rPr>
      </w:pPr>
    </w:p>
    <w:p w14:paraId="355C194E" w14:textId="15921B58" w:rsidR="00B74AA8" w:rsidRDefault="00B74AA8" w:rsidP="00B74AA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12FBB97" w14:textId="77777777" w:rsidR="00B74AA8" w:rsidRPr="00B74AA8" w:rsidRDefault="00B74AA8" w:rsidP="00B74AA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3614A4E" w14:textId="51E8843A" w:rsidR="0077350E" w:rsidRPr="00B74AA8" w:rsidRDefault="00D0422C" w:rsidP="006979DA">
      <w:pPr>
        <w:pStyle w:val="a4"/>
        <w:numPr>
          <w:ilvl w:val="0"/>
          <w:numId w:val="1"/>
        </w:numPr>
        <w:spacing w:before="155"/>
        <w:jc w:val="both"/>
        <w:rPr>
          <w:lang w:val="en-US"/>
        </w:rPr>
        <w:pPrChange w:id="12" w:author="刘庆杰" w:date="2021-12-22T18:46:00Z">
          <w:pPr>
            <w:pStyle w:val="a4"/>
            <w:numPr>
              <w:numId w:val="1"/>
            </w:numPr>
            <w:spacing w:before="155"/>
            <w:ind w:left="622" w:hanging="480"/>
          </w:pPr>
        </w:pPrChange>
      </w:pPr>
      <w:r>
        <w:rPr>
          <w:rFonts w:hint="eastAsia"/>
          <w:lang w:val="en-US"/>
        </w:rPr>
        <w:t>（1</w:t>
      </w:r>
      <w:r>
        <w:rPr>
          <w:lang w:val="en-US"/>
        </w:rPr>
        <w:t>0</w:t>
      </w:r>
      <w:r>
        <w:rPr>
          <w:rFonts w:hint="eastAsia"/>
          <w:lang w:val="en-US"/>
        </w:rPr>
        <w:t>分）</w:t>
      </w:r>
      <w:r w:rsidR="0077350E">
        <w:rPr>
          <w:rFonts w:hint="eastAsia"/>
          <w:lang w:val="en-US"/>
        </w:rPr>
        <w:t>给定两类别的数据集，其中正实例点为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 w:hint="eastAsia"/>
                <w:lang w:val="en-US"/>
              </w:rPr>
              <m:t>1</m:t>
            </m:r>
          </m:sub>
        </m:sSub>
        <m:r>
          <w:rPr>
            <w:rFonts w:ascii="Cambria Math" w:hAnsi="Cambria Math" w:hint="eastAsia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 w:hint="eastAsia"/>
                <w:lang w:val="en-US"/>
              </w:rPr>
              <m:t>2</m:t>
            </m:r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77350E">
        <w:rPr>
          <w:rFonts w:hint="eastAsia"/>
          <w:lang w:val="en-US"/>
        </w:rPr>
        <w:t>,</w:t>
      </w:r>
      <w:r w:rsidR="0077350E" w:rsidRPr="008F41BC">
        <w:rPr>
          <w:rFonts w:ascii="Cambria Math"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 w:hint="eastAsia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 w:hint="eastAsia"/>
                <w:lang w:val="en-US"/>
              </w:rPr>
              <m:t>2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77350E">
        <w:rPr>
          <w:rFonts w:ascii="Cambria Math" w:hAnsi="Cambria Math" w:hint="eastAsia"/>
          <w:iCs/>
          <w:lang w:val="en-US"/>
        </w:rPr>
        <w:t>；负实例为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 w:hint="eastAsia"/>
                <w:lang w:val="en-US"/>
              </w:rPr>
              <m:t>3</m:t>
            </m:r>
          </m:sub>
        </m:sSub>
        <m:r>
          <w:rPr>
            <w:rFonts w:ascii="Cambria Math" w:hAnsi="Cambria Math" w:hint="eastAsia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微软雅黑" w:eastAsia="微软雅黑" w:hAnsi="微软雅黑" w:cs="微软雅黑" w:hint="eastAsia"/>
                <w:lang w:val="en-US"/>
              </w:rPr>
              <m:t>-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1F0B54">
        <w:rPr>
          <w:rFonts w:ascii="Cambria Math" w:hAnsi="Cambria Math" w:hint="eastAsia"/>
          <w:lang w:val="en-US"/>
        </w:rPr>
        <w:t>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 w:hint="eastAsia"/>
                <w:lang w:val="en-US"/>
              </w:rPr>
              <m:t>4</m:t>
            </m:r>
          </m:sub>
        </m:sSub>
        <m:r>
          <w:rPr>
            <w:rFonts w:ascii="Cambria Math" w:hAnsi="Cambria Math" w:hint="eastAsia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微软雅黑" w:eastAsia="微软雅黑" w:hAnsi="微软雅黑" w:cs="微软雅黑" w:hint="eastAsia"/>
                <w:lang w:val="en-US"/>
              </w:rPr>
              <m:t>-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微软雅黑" w:eastAsia="微软雅黑" w:hAnsi="微软雅黑" w:cs="微软雅黑" w:hint="eastAsia"/>
                <w:lang w:val="en-US"/>
              </w:rPr>
              <m:t>-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77350E">
        <w:rPr>
          <w:rFonts w:ascii="Cambria Math" w:hAnsi="Cambria Math" w:hint="eastAsia"/>
          <w:lang w:val="en-US"/>
        </w:rPr>
        <w:t>。</w:t>
      </w:r>
      <w:r w:rsidR="00CF3633" w:rsidRPr="00494782">
        <w:rPr>
          <w:rFonts w:ascii="Cambria Math" w:hAnsi="Cambria Math" w:hint="eastAsia"/>
          <w:lang w:val="en-US"/>
        </w:rPr>
        <w:t>请用感知机算法求出分类决策函数，</w:t>
      </w:r>
      <w:r w:rsidR="00494782">
        <w:rPr>
          <w:rFonts w:ascii="Cambria Math" w:hAnsi="Cambria Math" w:hint="eastAsia"/>
          <w:lang w:val="en-US"/>
        </w:rPr>
        <w:t>并</w:t>
      </w:r>
      <w:r w:rsidR="00CF3633" w:rsidRPr="00494782">
        <w:rPr>
          <w:rFonts w:ascii="Cambria Math" w:hAnsi="Cambria Math" w:hint="eastAsia"/>
          <w:lang w:val="en-US"/>
        </w:rPr>
        <w:t>写出迭代步骤。感知机模型为</w:t>
      </w:r>
      <m:oMath>
        <m:r>
          <w:rPr>
            <w:rFonts w:ascii="Cambria Math" w:hAnsi="Cambria Math" w:hint="eastAsia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=sign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 w:hint="eastAsia"/>
                <w:lang w:val="en-US"/>
              </w:rPr>
              <m:t>b</m:t>
            </m:r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hint="eastAsia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="00494782">
        <w:rPr>
          <w:rFonts w:ascii="Cambria Math" w:hAnsi="Cambria Math" w:hint="eastAsia"/>
          <w:lang w:val="en-US"/>
        </w:rPr>
        <w:t>，步长为</w:t>
      </w:r>
      <w:r w:rsidR="00494782">
        <w:rPr>
          <w:rFonts w:ascii="Cambria Math" w:hAnsi="Cambria Math" w:hint="eastAsia"/>
          <w:lang w:val="en-US"/>
        </w:rPr>
        <w:t>1</w:t>
      </w:r>
      <w:r w:rsidR="00494782">
        <w:rPr>
          <w:rFonts w:ascii="Cambria Math" w:hAnsi="Cambria Math" w:hint="eastAsia"/>
          <w:lang w:val="en-US"/>
        </w:rPr>
        <w:t>，</w:t>
      </w:r>
      <w:r w:rsidR="00CF3633" w:rsidRPr="00494782">
        <w:rPr>
          <w:rFonts w:ascii="Cambria Math" w:hAnsi="Cambria Math" w:hint="eastAsia"/>
          <w:lang w:val="en-US"/>
        </w:rPr>
        <w:t>初始解向量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CF3633" w:rsidRPr="00494782">
        <w:rPr>
          <w:rFonts w:ascii="Cambria Math" w:hAnsi="Cambria Math" w:hint="eastAsia"/>
          <w:lang w:val="en-US"/>
        </w:rPr>
        <w:t>=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(-1,0)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494782" w:rsidRPr="00494782">
        <w:rPr>
          <w:rFonts w:ascii="Cambria Math" w:hAnsi="Cambria Math" w:hint="eastAsia"/>
          <w:lang w:val="en-US"/>
        </w:rPr>
        <w:t>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 w:hint="eastAsia"/>
                <w:lang w:val="en-US"/>
              </w:rPr>
              <m:t>b</m:t>
            </m:r>
          </m:e>
          <m:sub>
            <m:r>
              <w:rPr>
                <w:rFonts w:ascii="Cambria Math" w:hAnsi="Cambria Math" w:hint="eastAsia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=-1</m:t>
        </m:r>
      </m:oMath>
      <w:r w:rsidR="0077350E" w:rsidRPr="00494782">
        <w:rPr>
          <w:rFonts w:ascii="Cambria Math" w:hAnsi="Cambria Math" w:hint="eastAsia"/>
          <w:lang w:val="en-US"/>
        </w:rPr>
        <w:t>（注：请按照实例下标的顺序对实例进行迭代）</w:t>
      </w:r>
      <w:ins w:id="13" w:author="刘庆杰" w:date="2021-12-22T18:47:00Z">
        <w:r w:rsidR="006979DA">
          <w:rPr>
            <w:rFonts w:ascii="Cambria Math" w:hAnsi="Cambria Math" w:hint="eastAsia"/>
            <w:lang w:val="en-US"/>
          </w:rPr>
          <w:t>。</w:t>
        </w:r>
      </w:ins>
    </w:p>
    <w:p w14:paraId="05A2490C" w14:textId="77777777" w:rsidR="00B74AA8" w:rsidRPr="00494782" w:rsidRDefault="00B74AA8" w:rsidP="00B74AA8">
      <w:pPr>
        <w:pStyle w:val="a4"/>
        <w:spacing w:before="155"/>
        <w:rPr>
          <w:lang w:val="en-US"/>
        </w:rPr>
      </w:pPr>
    </w:p>
    <w:p w14:paraId="64B508A3" w14:textId="77777777" w:rsidR="00AF1A9A" w:rsidRPr="00A162C0" w:rsidRDefault="00AF1A9A" w:rsidP="00A162C0">
      <w:pPr>
        <w:rPr>
          <w:rFonts w:ascii="宋体" w:eastAsia="宋体" w:hAnsi="宋体"/>
          <w:sz w:val="24"/>
          <w:szCs w:val="24"/>
        </w:rPr>
      </w:pPr>
    </w:p>
    <w:p w14:paraId="116D3E4C" w14:textId="60257C49" w:rsidR="00AF1A9A" w:rsidRDefault="00AF1A9A" w:rsidP="006979DA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  <w:pPrChange w:id="14" w:author="刘庆杰" w:date="2021-12-22T18:46:00Z">
          <w:pPr>
            <w:pStyle w:val="a3"/>
            <w:numPr>
              <w:numId w:val="1"/>
            </w:numPr>
            <w:spacing w:line="360" w:lineRule="auto"/>
            <w:ind w:left="622" w:firstLineChars="0" w:hanging="480"/>
          </w:pPr>
        </w:pPrChange>
      </w:pPr>
      <w:r>
        <w:rPr>
          <w:rFonts w:ascii="宋体" w:eastAsia="宋体" w:hAnsi="宋体" w:hint="eastAsia"/>
          <w:sz w:val="24"/>
          <w:szCs w:val="24"/>
        </w:rPr>
        <w:t>（10分）</w:t>
      </w:r>
      <w:r w:rsidR="000274C2">
        <w:rPr>
          <w:rFonts w:ascii="宋体" w:eastAsia="宋体" w:hAnsi="宋体" w:hint="eastAsia"/>
          <w:sz w:val="24"/>
          <w:szCs w:val="24"/>
        </w:rPr>
        <w:t>（1）</w:t>
      </w:r>
      <w:r w:rsidR="00E40C83">
        <w:rPr>
          <w:rFonts w:ascii="宋体" w:eastAsia="宋体" w:hAnsi="宋体" w:hint="eastAsia"/>
          <w:sz w:val="24"/>
          <w:szCs w:val="24"/>
        </w:rPr>
        <w:t>分别</w:t>
      </w:r>
      <w:r w:rsidR="000274C2" w:rsidRPr="000274C2">
        <w:rPr>
          <w:rFonts w:ascii="宋体" w:eastAsia="宋体" w:hAnsi="宋体" w:hint="eastAsia"/>
          <w:sz w:val="24"/>
          <w:szCs w:val="24"/>
        </w:rPr>
        <w:t>以</w:t>
      </w:r>
      <w:proofErr w:type="spellStart"/>
      <w:r w:rsidR="000274C2" w:rsidRPr="000274C2">
        <w:rPr>
          <w:rFonts w:ascii="宋体" w:eastAsia="宋体" w:hAnsi="宋体"/>
          <w:sz w:val="24"/>
          <w:szCs w:val="24"/>
        </w:rPr>
        <w:t>Adaboost</w:t>
      </w:r>
      <w:proofErr w:type="spellEnd"/>
      <w:r w:rsidR="00AF4690">
        <w:rPr>
          <w:rFonts w:ascii="宋体" w:eastAsia="宋体" w:hAnsi="宋体" w:hint="eastAsia"/>
          <w:sz w:val="24"/>
          <w:szCs w:val="24"/>
        </w:rPr>
        <w:t>和bagging算法</w:t>
      </w:r>
      <w:r w:rsidR="000274C2" w:rsidRPr="000274C2">
        <w:rPr>
          <w:rFonts w:ascii="宋体" w:eastAsia="宋体" w:hAnsi="宋体"/>
          <w:sz w:val="24"/>
          <w:szCs w:val="24"/>
        </w:rPr>
        <w:t>为例解释串/并行</w:t>
      </w:r>
      <w:ins w:id="15" w:author="刘庆杰" w:date="2021-12-22T17:29:00Z">
        <w:r w:rsidR="00E47EAD">
          <w:rPr>
            <w:rFonts w:ascii="宋体" w:eastAsia="宋体" w:hAnsi="宋体" w:hint="eastAsia"/>
            <w:sz w:val="24"/>
            <w:szCs w:val="24"/>
          </w:rPr>
          <w:t>集成</w:t>
        </w:r>
      </w:ins>
      <w:del w:id="16" w:author="刘庆杰" w:date="2021-12-22T17:29:00Z">
        <w:r w:rsidR="000274C2" w:rsidRPr="000274C2" w:rsidDel="00E47EAD">
          <w:rPr>
            <w:rFonts w:ascii="宋体" w:eastAsia="宋体" w:hAnsi="宋体"/>
            <w:sz w:val="24"/>
            <w:szCs w:val="24"/>
          </w:rPr>
          <w:delText>化</w:delText>
        </w:r>
      </w:del>
      <w:r w:rsidR="000274C2" w:rsidRPr="000274C2">
        <w:rPr>
          <w:rFonts w:ascii="宋体" w:eastAsia="宋体" w:hAnsi="宋体"/>
          <w:sz w:val="24"/>
          <w:szCs w:val="24"/>
        </w:rPr>
        <w:t>方法原理</w:t>
      </w:r>
      <w:r w:rsidR="00AF4690">
        <w:rPr>
          <w:rFonts w:ascii="宋体" w:eastAsia="宋体" w:hAnsi="宋体" w:hint="eastAsia"/>
          <w:sz w:val="24"/>
          <w:szCs w:val="24"/>
        </w:rPr>
        <w:t>（6分）</w:t>
      </w:r>
      <w:ins w:id="17" w:author="刘庆杰" w:date="2021-12-22T18:47:00Z">
        <w:r w:rsidR="006979DA">
          <w:rPr>
            <w:rFonts w:ascii="宋体" w:eastAsia="宋体" w:hAnsi="宋体" w:hint="eastAsia"/>
            <w:sz w:val="24"/>
            <w:szCs w:val="24"/>
          </w:rPr>
          <w:t>。</w:t>
        </w:r>
      </w:ins>
    </w:p>
    <w:p w14:paraId="20D52155" w14:textId="191DE6D8" w:rsidR="0077350E" w:rsidRDefault="00A162C0" w:rsidP="006979DA">
      <w:pPr>
        <w:pStyle w:val="a3"/>
        <w:ind w:left="622" w:firstLineChars="0" w:firstLine="0"/>
        <w:rPr>
          <w:rFonts w:ascii="宋体" w:eastAsia="宋体" w:hAnsi="宋体"/>
          <w:sz w:val="24"/>
          <w:szCs w:val="24"/>
        </w:rPr>
        <w:pPrChange w:id="18" w:author="刘庆杰" w:date="2021-12-22T18:46:00Z">
          <w:pPr>
            <w:spacing w:line="360" w:lineRule="auto"/>
            <w:ind w:firstLine="420"/>
          </w:pPr>
        </w:pPrChange>
      </w:pPr>
      <w:r w:rsidRPr="00A162C0">
        <w:rPr>
          <w:rFonts w:ascii="宋体" w:eastAsia="宋体" w:hAnsi="宋体" w:hint="eastAsia"/>
          <w:sz w:val="24"/>
          <w:szCs w:val="24"/>
        </w:rPr>
        <w:t>（2</w:t>
      </w:r>
      <w:r>
        <w:rPr>
          <w:rFonts w:ascii="宋体" w:eastAsia="宋体" w:hAnsi="宋体" w:hint="eastAsia"/>
          <w:sz w:val="24"/>
          <w:szCs w:val="24"/>
        </w:rPr>
        <w:t>）</w:t>
      </w:r>
      <w:r w:rsidR="00AF4690">
        <w:rPr>
          <w:rFonts w:ascii="宋体" w:eastAsia="宋体" w:hAnsi="宋体" w:hint="eastAsia"/>
          <w:sz w:val="24"/>
          <w:szCs w:val="24"/>
        </w:rPr>
        <w:t>请简述随机森林算法中如何引入样本扰动和属性扰动来实现</w:t>
      </w:r>
      <w:proofErr w:type="gramStart"/>
      <w:r w:rsidR="00AF4690">
        <w:rPr>
          <w:rFonts w:ascii="宋体" w:eastAsia="宋体" w:hAnsi="宋体" w:hint="eastAsia"/>
          <w:sz w:val="24"/>
          <w:szCs w:val="24"/>
        </w:rPr>
        <w:t>基学习器</w:t>
      </w:r>
      <w:proofErr w:type="gramEnd"/>
      <w:r w:rsidR="00AF4690">
        <w:rPr>
          <w:rFonts w:ascii="宋体" w:eastAsia="宋体" w:hAnsi="宋体" w:hint="eastAsia"/>
          <w:sz w:val="24"/>
          <w:szCs w:val="24"/>
        </w:rPr>
        <w:t>的多样性（4分）</w:t>
      </w:r>
      <w:ins w:id="19" w:author="刘庆杰" w:date="2021-12-22T18:47:00Z">
        <w:r w:rsidR="006979DA">
          <w:rPr>
            <w:rFonts w:ascii="宋体" w:eastAsia="宋体" w:hAnsi="宋体" w:hint="eastAsia"/>
            <w:sz w:val="24"/>
            <w:szCs w:val="24"/>
          </w:rPr>
          <w:t>。</w:t>
        </w:r>
      </w:ins>
    </w:p>
    <w:p w14:paraId="48F77EC9" w14:textId="59C7C321" w:rsidR="00B74AA8" w:rsidRDefault="00B74AA8" w:rsidP="00A162C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</w:p>
    <w:p w14:paraId="5F95A838" w14:textId="77777777" w:rsidR="00B74AA8" w:rsidRDefault="00B74AA8" w:rsidP="00A162C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</w:p>
    <w:p w14:paraId="44580F8B" w14:textId="6024864B" w:rsidR="00B74AA8" w:rsidRDefault="00AB60B3" w:rsidP="00B74AA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AB60B3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10</w:t>
      </w:r>
      <w:r w:rsidRPr="00AB60B3">
        <w:rPr>
          <w:rFonts w:ascii="宋体" w:eastAsia="宋体" w:hAnsi="宋体" w:hint="eastAsia"/>
          <w:sz w:val="24"/>
          <w:szCs w:val="24"/>
        </w:rPr>
        <w:t>分）</w:t>
      </w:r>
      <w:r>
        <w:rPr>
          <w:rFonts w:ascii="宋体" w:eastAsia="宋体" w:hAnsi="宋体" w:hint="eastAsia"/>
          <w:sz w:val="24"/>
          <w:szCs w:val="24"/>
        </w:rPr>
        <w:t>请</w:t>
      </w:r>
      <w:r w:rsidRPr="00AB60B3">
        <w:rPr>
          <w:rFonts w:ascii="宋体" w:eastAsia="宋体" w:hAnsi="宋体"/>
          <w:sz w:val="24"/>
          <w:szCs w:val="24"/>
        </w:rPr>
        <w:t>简要说明支持</w:t>
      </w:r>
      <w:proofErr w:type="gramStart"/>
      <w:r w:rsidRPr="00AB60B3">
        <w:rPr>
          <w:rFonts w:ascii="宋体" w:eastAsia="宋体" w:hAnsi="宋体"/>
          <w:sz w:val="24"/>
          <w:szCs w:val="24"/>
        </w:rPr>
        <w:t>向量机</w:t>
      </w:r>
      <w:proofErr w:type="gramEnd"/>
      <w:r w:rsidRPr="00AB60B3">
        <w:rPr>
          <w:rFonts w:ascii="宋体" w:eastAsia="宋体" w:hAnsi="宋体"/>
          <w:sz w:val="24"/>
          <w:szCs w:val="24"/>
        </w:rPr>
        <w:t>是如何使用核函数方法处理非线性数据</w:t>
      </w:r>
      <w:del w:id="20" w:author="刘庆杰" w:date="2021-12-22T18:41:00Z">
        <w:r w:rsidRPr="00AB60B3" w:rsidDel="00910DE6">
          <w:rPr>
            <w:rFonts w:ascii="宋体" w:eastAsia="宋体" w:hAnsi="宋体"/>
            <w:sz w:val="24"/>
            <w:szCs w:val="24"/>
          </w:rPr>
          <w:delText>的</w:delText>
        </w:r>
      </w:del>
      <w:r w:rsidRPr="00AB60B3">
        <w:rPr>
          <w:rFonts w:ascii="宋体" w:eastAsia="宋体" w:hAnsi="宋体"/>
          <w:sz w:val="24"/>
          <w:szCs w:val="24"/>
        </w:rPr>
        <w:t>。</w:t>
      </w:r>
    </w:p>
    <w:p w14:paraId="7440C741" w14:textId="0DFD1373" w:rsidR="00B74AA8" w:rsidRDefault="00B74AA8" w:rsidP="00B74AA8">
      <w:pPr>
        <w:rPr>
          <w:rFonts w:ascii="宋体" w:eastAsia="宋体" w:hAnsi="宋体"/>
          <w:sz w:val="24"/>
          <w:szCs w:val="24"/>
        </w:rPr>
      </w:pPr>
    </w:p>
    <w:p w14:paraId="40DFD342" w14:textId="65B85275" w:rsidR="00B74AA8" w:rsidRDefault="00B74AA8" w:rsidP="00B74AA8">
      <w:pPr>
        <w:rPr>
          <w:rFonts w:ascii="宋体" w:eastAsia="宋体" w:hAnsi="宋体"/>
          <w:sz w:val="24"/>
          <w:szCs w:val="24"/>
        </w:rPr>
      </w:pPr>
    </w:p>
    <w:p w14:paraId="6B403748" w14:textId="1995AAC3" w:rsidR="00B74AA8" w:rsidRDefault="00B74AA8" w:rsidP="00B74AA8">
      <w:pPr>
        <w:rPr>
          <w:rFonts w:ascii="宋体" w:eastAsia="宋体" w:hAnsi="宋体"/>
          <w:sz w:val="24"/>
          <w:szCs w:val="24"/>
        </w:rPr>
      </w:pPr>
    </w:p>
    <w:p w14:paraId="1DC4BA02" w14:textId="1F2096ED" w:rsidR="00B74AA8" w:rsidRDefault="00B74AA8" w:rsidP="00B74AA8">
      <w:pPr>
        <w:rPr>
          <w:rFonts w:ascii="宋体" w:eastAsia="宋体" w:hAnsi="宋体"/>
          <w:sz w:val="24"/>
          <w:szCs w:val="24"/>
        </w:rPr>
      </w:pPr>
    </w:p>
    <w:p w14:paraId="404ABE6A" w14:textId="77777777" w:rsidR="00B74AA8" w:rsidRPr="00B74AA8" w:rsidRDefault="00B74AA8" w:rsidP="00B74AA8">
      <w:pPr>
        <w:rPr>
          <w:rFonts w:ascii="宋体" w:eastAsia="宋体" w:hAnsi="宋体"/>
          <w:sz w:val="24"/>
          <w:szCs w:val="24"/>
        </w:rPr>
      </w:pPr>
    </w:p>
    <w:p w14:paraId="531646E8" w14:textId="6C89F3DA" w:rsidR="0015136B" w:rsidRPr="00B74AA8" w:rsidRDefault="0015136B" w:rsidP="00B74AA8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B74AA8">
        <w:rPr>
          <w:rFonts w:ascii="宋体" w:eastAsia="宋体" w:hAnsi="宋体" w:hint="eastAsia"/>
          <w:sz w:val="24"/>
          <w:szCs w:val="24"/>
        </w:rPr>
        <w:t>（</w:t>
      </w:r>
      <w:r w:rsidRPr="00B74AA8">
        <w:rPr>
          <w:rFonts w:ascii="宋体" w:eastAsia="宋体" w:hAnsi="宋体"/>
          <w:sz w:val="24"/>
          <w:szCs w:val="24"/>
        </w:rPr>
        <w:t>10分）</w:t>
      </w:r>
      <w:ins w:id="21" w:author="刘庆杰" w:date="2021-12-22T17:30:00Z">
        <w:r w:rsidR="00E47EAD" w:rsidRPr="00B74AA8">
          <w:rPr>
            <w:rFonts w:ascii="宋体" w:eastAsia="宋体" w:hAnsi="宋体" w:hint="eastAsia"/>
            <w:sz w:val="24"/>
            <w:szCs w:val="24"/>
          </w:rPr>
          <w:t>主成分分析</w:t>
        </w:r>
        <w:r w:rsidR="00E47EAD">
          <w:rPr>
            <w:rFonts w:ascii="宋体" w:eastAsia="宋体" w:hAnsi="宋体" w:hint="eastAsia"/>
            <w:sz w:val="24"/>
            <w:szCs w:val="24"/>
          </w:rPr>
          <w:t>（</w:t>
        </w:r>
      </w:ins>
      <w:r w:rsidRPr="00B74AA8">
        <w:rPr>
          <w:rFonts w:ascii="宋体" w:eastAsia="宋体" w:hAnsi="宋体"/>
          <w:sz w:val="24"/>
          <w:szCs w:val="24"/>
        </w:rPr>
        <w:t>PCA</w:t>
      </w:r>
      <w:ins w:id="22" w:author="刘庆杰" w:date="2021-12-22T17:30:00Z">
        <w:r w:rsidR="00E47EAD">
          <w:rPr>
            <w:rFonts w:ascii="宋体" w:eastAsia="宋体" w:hAnsi="宋体" w:hint="eastAsia"/>
            <w:sz w:val="24"/>
            <w:szCs w:val="24"/>
          </w:rPr>
          <w:t>）可</w:t>
        </w:r>
      </w:ins>
      <w:r w:rsidRPr="00B74AA8">
        <w:rPr>
          <w:rFonts w:ascii="宋体" w:eastAsia="宋体" w:hAnsi="宋体"/>
          <w:sz w:val="24"/>
          <w:szCs w:val="24"/>
        </w:rPr>
        <w:t>将</w:t>
      </w:r>
      <m:oMath>
        <m:r>
          <w:rPr>
            <w:rFonts w:ascii="Cambria Math" w:eastAsia="宋体" w:hAnsi="Cambria Math" w:hint="eastAsia"/>
            <w:sz w:val="24"/>
            <w:szCs w:val="24"/>
          </w:rPr>
          <m:t>D</m:t>
        </m:r>
      </m:oMath>
      <w:proofErr w:type="gramStart"/>
      <w:r w:rsidRPr="00B74AA8">
        <w:rPr>
          <w:rFonts w:ascii="宋体" w:eastAsia="宋体" w:hAnsi="宋体"/>
          <w:sz w:val="24"/>
          <w:szCs w:val="24"/>
        </w:rPr>
        <w:t>维数据集</w:t>
      </w:r>
      <w:proofErr w:type="gramEnd"/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p>
        </m:sSubSup>
      </m:oMath>
      <w:r w:rsidRPr="00B74AA8">
        <w:rPr>
          <w:rFonts w:ascii="宋体" w:eastAsia="宋体" w:hAnsi="宋体" w:hint="eastAsia"/>
          <w:sz w:val="24"/>
          <w:szCs w:val="24"/>
        </w:rPr>
        <w:t>降为</w:t>
      </w:r>
      <m:oMath>
        <m:r>
          <w:rPr>
            <w:rFonts w:ascii="Cambria Math" w:eastAsia="宋体" w:hAnsi="Cambria Math"/>
            <w:sz w:val="24"/>
            <w:szCs w:val="24"/>
          </w:rPr>
          <m:t>M</m:t>
        </m:r>
      </m:oMath>
      <w:r w:rsidRPr="00B74AA8">
        <w:rPr>
          <w:rFonts w:ascii="宋体" w:eastAsia="宋体" w:hAnsi="宋体" w:hint="eastAsia"/>
          <w:sz w:val="24"/>
          <w:szCs w:val="24"/>
        </w:rPr>
        <w:t>维</w:t>
      </w:r>
      <w:r w:rsidRPr="00B74AA8">
        <w:rPr>
          <w:rFonts w:ascii="宋体" w:eastAsia="宋体" w:hAnsi="宋体"/>
          <w:sz w:val="24"/>
          <w:szCs w:val="24"/>
        </w:rPr>
        <w:t>(</w:t>
      </w:r>
      <m:oMath>
        <m:r>
          <w:rPr>
            <w:rFonts w:ascii="Cambria Math" w:eastAsia="宋体" w:hAnsi="Cambria Math"/>
            <w:sz w:val="24"/>
            <w:szCs w:val="24"/>
          </w:rPr>
          <m:t>M&lt;D</m:t>
        </m:r>
      </m:oMath>
      <w:r w:rsidRPr="00B74AA8">
        <w:rPr>
          <w:rFonts w:ascii="宋体" w:eastAsia="宋体" w:hAnsi="宋体"/>
          <w:sz w:val="24"/>
          <w:szCs w:val="24"/>
        </w:rPr>
        <w:t>)</w:t>
      </w:r>
      <w:r w:rsidR="00452939" w:rsidRPr="00B74AA8">
        <w:rPr>
          <w:rFonts w:ascii="宋体" w:eastAsia="宋体" w:hAnsi="宋体" w:hint="eastAsia"/>
          <w:sz w:val="24"/>
          <w:szCs w:val="24"/>
        </w:rPr>
        <w:t>，简述</w:t>
      </w:r>
      <w:ins w:id="23" w:author="刘庆杰" w:date="2021-12-22T17:30:00Z">
        <w:r w:rsidR="00E47EAD">
          <w:rPr>
            <w:rFonts w:ascii="宋体" w:eastAsia="宋体" w:hAnsi="宋体" w:hint="eastAsia"/>
            <w:sz w:val="24"/>
            <w:szCs w:val="24"/>
          </w:rPr>
          <w:t>推导</w:t>
        </w:r>
      </w:ins>
      <w:del w:id="24" w:author="刘庆杰" w:date="2021-12-22T17:30:00Z">
        <w:r w:rsidR="00452939" w:rsidRPr="00B74AA8" w:rsidDel="00E47EAD">
          <w:rPr>
            <w:rFonts w:ascii="宋体" w:eastAsia="宋体" w:hAnsi="宋体" w:hint="eastAsia"/>
            <w:sz w:val="24"/>
            <w:szCs w:val="24"/>
          </w:rPr>
          <w:delText>主成分分析（</w:delText>
        </w:r>
      </w:del>
      <w:r w:rsidR="00452939" w:rsidRPr="00B74AA8">
        <w:rPr>
          <w:rFonts w:ascii="宋体" w:eastAsia="宋体" w:hAnsi="宋体" w:hint="eastAsia"/>
          <w:sz w:val="24"/>
          <w:szCs w:val="24"/>
        </w:rPr>
        <w:t>P</w:t>
      </w:r>
      <w:r w:rsidR="00452939" w:rsidRPr="00B74AA8">
        <w:rPr>
          <w:rFonts w:ascii="宋体" w:eastAsia="宋体" w:hAnsi="宋体"/>
          <w:sz w:val="24"/>
          <w:szCs w:val="24"/>
        </w:rPr>
        <w:t>CA</w:t>
      </w:r>
      <w:del w:id="25" w:author="刘庆杰" w:date="2021-12-22T17:30:00Z">
        <w:r w:rsidR="00452939" w:rsidRPr="00B74AA8" w:rsidDel="00E47EAD">
          <w:rPr>
            <w:rFonts w:ascii="宋体" w:eastAsia="宋体" w:hAnsi="宋体" w:hint="eastAsia"/>
            <w:sz w:val="24"/>
            <w:szCs w:val="24"/>
          </w:rPr>
          <w:delText>）</w:delText>
        </w:r>
      </w:del>
      <w:r w:rsidR="00452939" w:rsidRPr="00B74AA8">
        <w:rPr>
          <w:rFonts w:ascii="宋体" w:eastAsia="宋体" w:hAnsi="宋体" w:hint="eastAsia"/>
          <w:sz w:val="24"/>
          <w:szCs w:val="24"/>
        </w:rPr>
        <w:t>的最小均方</w:t>
      </w:r>
      <w:r w:rsidR="002F3EF3" w:rsidRPr="00B74AA8">
        <w:rPr>
          <w:rFonts w:ascii="宋体" w:eastAsia="宋体" w:hAnsi="宋体" w:hint="eastAsia"/>
          <w:sz w:val="24"/>
          <w:szCs w:val="24"/>
        </w:rPr>
        <w:t>误差思想</w:t>
      </w:r>
      <w:r w:rsidR="002F3EF3" w:rsidRPr="00B74AA8">
        <w:rPr>
          <w:rFonts w:ascii="宋体" w:eastAsia="宋体" w:hAnsi="宋体" w:hint="eastAsia"/>
          <w:b/>
          <w:sz w:val="24"/>
          <w:szCs w:val="24"/>
        </w:rPr>
        <w:t>或</w:t>
      </w:r>
      <w:r w:rsidR="002F3EF3" w:rsidRPr="00B74AA8">
        <w:rPr>
          <w:rFonts w:ascii="宋体" w:eastAsia="宋体" w:hAnsi="宋体" w:hint="eastAsia"/>
          <w:sz w:val="24"/>
          <w:szCs w:val="24"/>
        </w:rPr>
        <w:t>最大方差思想，并选择</w:t>
      </w:r>
      <w:ins w:id="26" w:author="刘庆杰" w:date="2021-12-22T17:31:00Z">
        <w:r w:rsidR="00E47EAD">
          <w:rPr>
            <w:rFonts w:ascii="宋体" w:eastAsia="宋体" w:hAnsi="宋体" w:hint="eastAsia"/>
            <w:sz w:val="24"/>
            <w:szCs w:val="24"/>
          </w:rPr>
          <w:t>其中</w:t>
        </w:r>
      </w:ins>
      <w:r w:rsidR="002F3EF3" w:rsidRPr="00B74AA8">
        <w:rPr>
          <w:rFonts w:ascii="宋体" w:eastAsia="宋体" w:hAnsi="宋体" w:hint="eastAsia"/>
          <w:sz w:val="24"/>
          <w:szCs w:val="24"/>
        </w:rPr>
        <w:t>一种</w:t>
      </w:r>
      <w:del w:id="27" w:author="刘庆杰" w:date="2021-12-22T17:31:00Z">
        <w:r w:rsidR="002F3EF3" w:rsidRPr="00B74AA8" w:rsidDel="00E47EAD">
          <w:rPr>
            <w:rFonts w:ascii="宋体" w:eastAsia="宋体" w:hAnsi="宋体" w:hint="eastAsia"/>
            <w:sz w:val="24"/>
            <w:szCs w:val="24"/>
          </w:rPr>
          <w:delText>思想，</w:delText>
        </w:r>
      </w:del>
      <w:r w:rsidR="002F3EF3" w:rsidRPr="00B74AA8">
        <w:rPr>
          <w:rFonts w:ascii="宋体" w:eastAsia="宋体" w:hAnsi="宋体" w:hint="eastAsia"/>
          <w:sz w:val="24"/>
          <w:szCs w:val="24"/>
        </w:rPr>
        <w:t>推导PCA，并给出PCA的简要计算步骤。</w:t>
      </w:r>
    </w:p>
    <w:p w14:paraId="2D98BEC3" w14:textId="0E77CAD1" w:rsidR="00E94743" w:rsidRDefault="00E94743" w:rsidP="00E94743">
      <w:pPr>
        <w:pStyle w:val="a3"/>
        <w:ind w:left="982" w:firstLineChars="0" w:firstLine="0"/>
        <w:rPr>
          <w:rFonts w:ascii="宋体" w:eastAsia="宋体" w:hAnsi="宋体"/>
          <w:sz w:val="24"/>
          <w:szCs w:val="24"/>
        </w:rPr>
      </w:pPr>
    </w:p>
    <w:p w14:paraId="24AC7364" w14:textId="77777777" w:rsidR="00B74AA8" w:rsidRDefault="00B74AA8" w:rsidP="00E94743">
      <w:pPr>
        <w:pStyle w:val="a3"/>
        <w:ind w:left="982" w:firstLineChars="0" w:firstLine="0"/>
        <w:rPr>
          <w:rFonts w:ascii="宋体" w:eastAsia="宋体" w:hAnsi="宋体"/>
          <w:sz w:val="24"/>
          <w:szCs w:val="24"/>
        </w:rPr>
      </w:pPr>
    </w:p>
    <w:p w14:paraId="0B995986" w14:textId="150C24A7" w:rsidR="00E94743" w:rsidRDefault="00E94743" w:rsidP="00E94743">
      <w:pPr>
        <w:pStyle w:val="a3"/>
        <w:ind w:left="982" w:firstLineChars="0" w:firstLine="0"/>
        <w:rPr>
          <w:rFonts w:ascii="宋体" w:eastAsia="宋体" w:hAnsi="宋体"/>
          <w:sz w:val="24"/>
          <w:szCs w:val="24"/>
        </w:rPr>
      </w:pPr>
    </w:p>
    <w:p w14:paraId="0DE6CC46" w14:textId="6A375658" w:rsidR="00E94743" w:rsidRDefault="00E94743" w:rsidP="00E94743">
      <w:pPr>
        <w:pStyle w:val="a3"/>
        <w:ind w:left="982" w:firstLineChars="0" w:firstLine="0"/>
        <w:rPr>
          <w:rFonts w:ascii="宋体" w:eastAsia="宋体" w:hAnsi="宋体"/>
          <w:sz w:val="24"/>
          <w:szCs w:val="24"/>
        </w:rPr>
      </w:pPr>
    </w:p>
    <w:p w14:paraId="67F861A8" w14:textId="3EC75541" w:rsidR="00E94743" w:rsidRDefault="00E94743" w:rsidP="00E94743">
      <w:pPr>
        <w:pStyle w:val="a3"/>
        <w:ind w:left="982" w:firstLineChars="0" w:firstLine="0"/>
        <w:rPr>
          <w:rFonts w:ascii="宋体" w:eastAsia="宋体" w:hAnsi="宋体"/>
          <w:sz w:val="24"/>
          <w:szCs w:val="24"/>
        </w:rPr>
      </w:pPr>
    </w:p>
    <w:p w14:paraId="001E75AF" w14:textId="2B957099" w:rsidR="00E94743" w:rsidRDefault="00E94743" w:rsidP="00E94743">
      <w:pPr>
        <w:pStyle w:val="a3"/>
        <w:ind w:left="982" w:firstLineChars="0" w:firstLine="0"/>
        <w:rPr>
          <w:rFonts w:ascii="宋体" w:eastAsia="宋体" w:hAnsi="宋体"/>
          <w:sz w:val="24"/>
          <w:szCs w:val="24"/>
        </w:rPr>
      </w:pPr>
    </w:p>
    <w:p w14:paraId="1F0D7600" w14:textId="77777777" w:rsidR="00E94743" w:rsidRDefault="00E94743" w:rsidP="00E94743">
      <w:pPr>
        <w:pStyle w:val="a3"/>
        <w:ind w:left="982" w:firstLineChars="0" w:firstLine="0"/>
        <w:rPr>
          <w:rFonts w:ascii="宋体" w:eastAsia="宋体" w:hAnsi="宋体"/>
          <w:sz w:val="24"/>
          <w:szCs w:val="24"/>
        </w:rPr>
      </w:pPr>
    </w:p>
    <w:p w14:paraId="3974424A" w14:textId="5D1ADC46" w:rsidR="0015136B" w:rsidRPr="00E94743" w:rsidRDefault="00E94743" w:rsidP="00E94743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E94743">
        <w:rPr>
          <w:rFonts w:ascii="宋体" w:eastAsia="宋体" w:hAnsi="宋体" w:hint="eastAsia"/>
          <w:sz w:val="24"/>
          <w:szCs w:val="24"/>
        </w:rPr>
        <w:t>（</w:t>
      </w:r>
      <w:r w:rsidRPr="00E94743">
        <w:rPr>
          <w:rFonts w:ascii="宋体" w:eastAsia="宋体" w:hAnsi="宋体"/>
          <w:sz w:val="24"/>
          <w:szCs w:val="24"/>
        </w:rPr>
        <w:t>10</w:t>
      </w:r>
      <w:r w:rsidRPr="00E94743">
        <w:rPr>
          <w:rFonts w:ascii="宋体" w:eastAsia="宋体" w:hAnsi="宋体" w:hint="eastAsia"/>
          <w:sz w:val="24"/>
          <w:szCs w:val="24"/>
        </w:rPr>
        <w:t>分）请写出</w:t>
      </w:r>
      <w:r w:rsidRPr="00E94743">
        <w:rPr>
          <w:rFonts w:ascii="宋体" w:eastAsia="宋体" w:hAnsi="宋体"/>
          <w:sz w:val="24"/>
          <w:szCs w:val="24"/>
        </w:rPr>
        <w:t>(1), (2), (3)三个概率图的联合概率分布，并</w:t>
      </w:r>
      <w:ins w:id="28" w:author="刘庆杰" w:date="2021-12-22T17:33:00Z">
        <w:r w:rsidR="00E47EAD">
          <w:rPr>
            <w:rFonts w:ascii="宋体" w:eastAsia="宋体" w:hAnsi="宋体" w:hint="eastAsia"/>
            <w:sz w:val="24"/>
            <w:szCs w:val="24"/>
          </w:rPr>
          <w:t>分析</w:t>
        </w:r>
      </w:ins>
      <w:del w:id="29" w:author="刘庆杰" w:date="2021-12-22T17:33:00Z">
        <w:r w:rsidRPr="00E94743" w:rsidDel="00E47EAD">
          <w:rPr>
            <w:rFonts w:ascii="宋体" w:eastAsia="宋体" w:hAnsi="宋体"/>
            <w:sz w:val="24"/>
            <w:szCs w:val="24"/>
          </w:rPr>
          <w:delText>判断每张</w:delText>
        </w:r>
      </w:del>
      <w:r w:rsidRPr="00E94743">
        <w:rPr>
          <w:rFonts w:ascii="宋体" w:eastAsia="宋体" w:hAnsi="宋体"/>
          <w:sz w:val="24"/>
          <w:szCs w:val="24"/>
        </w:rPr>
        <w:t>图中</w:t>
      </w:r>
      <w:del w:id="30" w:author="刘庆杰" w:date="2021-12-22T18:41:00Z">
        <w:r w:rsidRPr="00E94743" w:rsidDel="00553C00">
          <w:rPr>
            <w:rFonts w:ascii="宋体" w:eastAsia="宋体" w:hAnsi="宋体"/>
            <w:sz w:val="24"/>
            <w:szCs w:val="24"/>
          </w:rPr>
          <w:delText>的</w:delText>
        </w:r>
      </w:del>
      <w:r w:rsidRPr="00E94743">
        <w:rPr>
          <w:rFonts w:ascii="宋体" w:eastAsia="宋体" w:hAnsi="宋体"/>
          <w:sz w:val="24"/>
          <w:szCs w:val="24"/>
        </w:rPr>
        <w:t>随机变量a与b是否独立。写出条件独立的定义，并判断</w:t>
      </w:r>
      <w:ins w:id="31" w:author="刘庆杰" w:date="2021-12-22T18:41:00Z">
        <w:r w:rsidR="00553C00">
          <w:rPr>
            <w:rFonts w:ascii="宋体" w:eastAsia="宋体" w:hAnsi="宋体" w:hint="eastAsia"/>
            <w:sz w:val="24"/>
            <w:szCs w:val="24"/>
          </w:rPr>
          <w:t>三个概率</w:t>
        </w:r>
      </w:ins>
      <w:del w:id="32" w:author="刘庆杰" w:date="2021-12-22T18:41:00Z">
        <w:r w:rsidRPr="00E94743" w:rsidDel="00553C00">
          <w:rPr>
            <w:rFonts w:ascii="宋体" w:eastAsia="宋体" w:hAnsi="宋体"/>
            <w:sz w:val="24"/>
            <w:szCs w:val="24"/>
          </w:rPr>
          <w:delText>每张</w:delText>
        </w:r>
      </w:del>
      <w:r w:rsidRPr="00E94743">
        <w:rPr>
          <w:rFonts w:ascii="宋体" w:eastAsia="宋体" w:hAnsi="宋体"/>
          <w:sz w:val="24"/>
          <w:szCs w:val="24"/>
        </w:rPr>
        <w:t>图中在给定c的条件下，a与b是否条件独立。</w:t>
      </w:r>
    </w:p>
    <w:p w14:paraId="50F69F06" w14:textId="1A81043D" w:rsidR="00E94743" w:rsidRDefault="00E94743" w:rsidP="00E31CCF">
      <w:pPr>
        <w:jc w:val="center"/>
        <w:rPr>
          <w:rFonts w:ascii="宋体" w:eastAsia="宋体" w:hAnsi="宋体"/>
          <w:sz w:val="24"/>
          <w:szCs w:val="24"/>
        </w:rPr>
      </w:pPr>
      <w:r w:rsidRPr="002E6880">
        <w:rPr>
          <w:noProof/>
        </w:rPr>
        <w:drawing>
          <wp:inline distT="0" distB="0" distL="0" distR="0" wp14:anchorId="4F86EB62" wp14:editId="0600EA8B">
            <wp:extent cx="1508166" cy="1550690"/>
            <wp:effectExtent l="0" t="0" r="0" b="0"/>
            <wp:docPr id="8" name="图片 38">
              <a:extLst xmlns:a="http://schemas.openxmlformats.org/drawingml/2006/main">
                <a:ext uri="{FF2B5EF4-FFF2-40B4-BE49-F238E27FC236}">
                  <a16:creationId xmlns:a16="http://schemas.microsoft.com/office/drawing/2014/main" id="{891A6A56-3F1F-41DE-8473-7AF9B44260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>
                      <a:extLst>
                        <a:ext uri="{FF2B5EF4-FFF2-40B4-BE49-F238E27FC236}">
                          <a16:creationId xmlns:a16="http://schemas.microsoft.com/office/drawing/2014/main" id="{891A6A56-3F1F-41DE-8473-7AF9B44260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2906" cy="15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5347" w14:textId="3257ED1A" w:rsidR="00B74AA8" w:rsidRDefault="00B74AA8" w:rsidP="00E31CCF">
      <w:pPr>
        <w:jc w:val="center"/>
        <w:rPr>
          <w:rFonts w:ascii="宋体" w:eastAsia="宋体" w:hAnsi="宋体"/>
          <w:sz w:val="24"/>
          <w:szCs w:val="24"/>
        </w:rPr>
      </w:pPr>
    </w:p>
    <w:p w14:paraId="722FD6B5" w14:textId="304CDCE9" w:rsidR="00B74AA8" w:rsidRDefault="00B74AA8" w:rsidP="00E31CCF">
      <w:pPr>
        <w:jc w:val="center"/>
        <w:rPr>
          <w:rFonts w:ascii="宋体" w:eastAsia="宋体" w:hAnsi="宋体"/>
          <w:sz w:val="24"/>
          <w:szCs w:val="24"/>
        </w:rPr>
      </w:pPr>
    </w:p>
    <w:p w14:paraId="0FC39391" w14:textId="5D00C8A3" w:rsidR="00B74AA8" w:rsidRDefault="00B74AA8" w:rsidP="00E31CCF">
      <w:pPr>
        <w:jc w:val="center"/>
        <w:rPr>
          <w:rFonts w:ascii="宋体" w:eastAsia="宋体" w:hAnsi="宋体"/>
          <w:sz w:val="24"/>
          <w:szCs w:val="24"/>
        </w:rPr>
      </w:pPr>
    </w:p>
    <w:p w14:paraId="021E0071" w14:textId="54039FC1" w:rsidR="00B74AA8" w:rsidRDefault="00B74AA8" w:rsidP="00E31CCF">
      <w:pPr>
        <w:jc w:val="center"/>
        <w:rPr>
          <w:rFonts w:ascii="宋体" w:eastAsia="宋体" w:hAnsi="宋体"/>
          <w:sz w:val="24"/>
          <w:szCs w:val="24"/>
        </w:rPr>
      </w:pPr>
    </w:p>
    <w:p w14:paraId="2A148B81" w14:textId="77777777" w:rsidR="00B74AA8" w:rsidRDefault="00B74AA8" w:rsidP="00E31CCF">
      <w:pPr>
        <w:jc w:val="center"/>
        <w:rPr>
          <w:rFonts w:ascii="宋体" w:eastAsia="宋体" w:hAnsi="宋体"/>
          <w:sz w:val="24"/>
          <w:szCs w:val="24"/>
        </w:rPr>
      </w:pPr>
    </w:p>
    <w:p w14:paraId="5095801D" w14:textId="09973BE3" w:rsidR="0002012A" w:rsidRPr="00B74AA8" w:rsidRDefault="0002012A" w:rsidP="006979DA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40"/>
          <w:szCs w:val="40"/>
        </w:rPr>
        <w:pPrChange w:id="33" w:author="刘庆杰" w:date="2021-12-22T18:46:00Z">
          <w:pPr>
            <w:pStyle w:val="a3"/>
            <w:numPr>
              <w:numId w:val="1"/>
            </w:numPr>
            <w:ind w:left="622" w:firstLineChars="0" w:hanging="480"/>
            <w:jc w:val="left"/>
          </w:pPr>
        </w:pPrChange>
      </w:pPr>
      <w:r w:rsidRPr="00B74AA8">
        <w:rPr>
          <w:rFonts w:ascii="宋体" w:eastAsia="宋体" w:hAnsi="宋体" w:hint="eastAsia"/>
          <w:sz w:val="24"/>
          <w:szCs w:val="24"/>
        </w:rPr>
        <w:t>（20分）（1）包含一层隐藏层的前馈神经网络如图1所示，</w:t>
      </w:r>
      <w:del w:id="34" w:author="刘庆杰" w:date="2021-12-22T18:42:00Z">
        <w:r w:rsidRPr="00B74AA8" w:rsidDel="00553C00">
          <w:rPr>
            <w:rFonts w:ascii="宋体" w:eastAsia="宋体" w:hAnsi="宋体" w:hint="eastAsia"/>
            <w:sz w:val="24"/>
            <w:szCs w:val="24"/>
          </w:rPr>
          <w:delText>其中</w:delText>
        </w:r>
      </w:del>
      <w:r w:rsidRPr="00B74AA8">
        <w:rPr>
          <w:rFonts w:ascii="宋体" w:eastAsia="宋体" w:hAnsi="宋体" w:hint="eastAsia"/>
          <w:sz w:val="24"/>
          <w:szCs w:val="24"/>
        </w:rPr>
        <w:t>给定训练集</w:t>
      </w:r>
      <m:oMath>
        <m:r>
          <w:rPr>
            <w:rFonts w:ascii="Cambria Math" w:eastAsia="宋体" w:hAnsi="宋体"/>
            <w:sz w:val="24"/>
            <w:szCs w:val="24"/>
          </w:rPr>
          <m:t>D</m:t>
        </m:r>
        <m:r>
          <m:rPr>
            <m:sty m:val="p"/>
          </m:rPr>
          <w:rPr>
            <w:rFonts w:ascii="Cambria Math" w:eastAsia="宋体" w:hAnsi="宋体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宋体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宋体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宋体" w:hint="eastAsia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宋体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宋体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宋体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宋体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宋体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宋体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宋体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eastAsia="MS Gothic" w:hAnsi="Cambria Math" w:cs="MS Gothic" w:hint="eastAsia"/>
                <w:sz w:val="24"/>
                <w:szCs w:val="24"/>
              </w:rPr>
              <m:t>⋯</m:t>
            </m:r>
            <m:r>
              <m:rPr>
                <m:sty m:val="p"/>
              </m:rPr>
              <w:rPr>
                <w:rFonts w:ascii="Cambria Math" w:eastAsia="宋体" w:hAnsi="宋体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宋体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宋体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宋体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宋体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宋体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eastAsia="宋体" w:hAnsi="宋体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宋体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宋体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宋体"/>
            <w:sz w:val="24"/>
            <w:szCs w:val="24"/>
          </w:rPr>
          <m:t>∈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宋体" w:hAnsi="宋体"/>
                <w:sz w:val="24"/>
                <w:szCs w:val="24"/>
              </w:rPr>
              <m:t>D</m:t>
            </m:r>
          </m:sup>
        </m:sSup>
        <m:r>
          <m:rPr>
            <m:sty m:val="p"/>
          </m:rPr>
          <w:rPr>
            <w:rFonts w:ascii="Cambria Math" w:eastAsia="宋体" w:hAnsi="宋体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宋体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宋体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宋体"/>
            <w:sz w:val="24"/>
            <w:szCs w:val="24"/>
          </w:rPr>
          <m:t>∈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宋体" w:hAnsi="宋体"/>
                <w:sz w:val="24"/>
                <w:szCs w:val="24"/>
              </w:rPr>
              <m:t>K</m:t>
            </m:r>
          </m:sup>
        </m:sSup>
      </m:oMath>
      <w:r w:rsidRPr="00B74AA8">
        <w:rPr>
          <w:rFonts w:ascii="宋体" w:eastAsia="宋体" w:hAnsi="宋体" w:hint="eastAsia"/>
          <w:sz w:val="24"/>
          <w:szCs w:val="24"/>
        </w:rPr>
        <w:t>。隐藏层</w:t>
      </w:r>
      <w:ins w:id="35" w:author="刘庆杰" w:date="2021-12-22T18:44:00Z">
        <w:r w:rsidR="00553C00">
          <w:rPr>
            <w:rFonts w:ascii="宋体" w:eastAsia="宋体" w:hAnsi="宋体" w:hint="eastAsia"/>
            <w:sz w:val="24"/>
            <w:szCs w:val="24"/>
          </w:rPr>
          <w:t>包含</w:t>
        </w:r>
        <w:r w:rsidR="00553C00" w:rsidRPr="00B74AA8">
          <w:rPr>
            <w:rFonts w:ascii="宋体" w:eastAsia="宋体" w:hAnsi="宋体"/>
            <w:sz w:val="24"/>
            <w:szCs w:val="24"/>
          </w:rPr>
          <w:t>M</w:t>
        </w:r>
        <w:proofErr w:type="gramStart"/>
        <w:r w:rsidR="00553C00" w:rsidRPr="00B74AA8">
          <w:rPr>
            <w:rFonts w:ascii="宋体" w:eastAsia="宋体" w:hAnsi="宋体" w:hint="eastAsia"/>
            <w:sz w:val="24"/>
            <w:szCs w:val="24"/>
          </w:rPr>
          <w:t>个</w:t>
        </w:r>
        <w:proofErr w:type="gramEnd"/>
        <w:r w:rsidR="00553C00" w:rsidRPr="00B74AA8">
          <w:rPr>
            <w:rFonts w:ascii="宋体" w:eastAsia="宋体" w:hAnsi="宋体" w:hint="eastAsia"/>
            <w:sz w:val="24"/>
            <w:szCs w:val="24"/>
          </w:rPr>
          <w:t>神经元</w:t>
        </w:r>
        <w:r w:rsidR="00553C00">
          <w:rPr>
            <w:rFonts w:ascii="宋体" w:eastAsia="宋体" w:hAnsi="宋体" w:hint="eastAsia"/>
            <w:sz w:val="24"/>
            <w:szCs w:val="24"/>
          </w:rPr>
          <w:t>，</w:t>
        </w:r>
      </w:ins>
      <w:r w:rsidRPr="00B74AA8">
        <w:rPr>
          <w:rFonts w:ascii="宋体" w:eastAsia="宋体" w:hAnsi="宋体" w:hint="eastAsia"/>
          <w:sz w:val="24"/>
          <w:szCs w:val="24"/>
        </w:rPr>
        <w:t>激活函数为</w:t>
      </w:r>
      <w:r w:rsidRPr="00B74AA8">
        <w:rPr>
          <w:rFonts w:ascii="宋体" w:eastAsia="宋体" w:hAnsi="宋体"/>
          <w:sz w:val="24"/>
          <w:szCs w:val="24"/>
        </w:rPr>
        <w:t>h(x)</w:t>
      </w:r>
      <w:r w:rsidRPr="00B74AA8">
        <w:rPr>
          <w:rFonts w:ascii="宋体" w:eastAsia="宋体" w:hAnsi="宋体" w:hint="eastAsia"/>
          <w:sz w:val="24"/>
          <w:szCs w:val="24"/>
        </w:rPr>
        <w:t>，输出层激活函数为</w:t>
      </w:r>
      <m:oMath>
        <m:r>
          <w:rPr>
            <w:rFonts w:ascii="Cambria Math" w:hAnsi="Cambria Math"/>
            <w:sz w:val="24"/>
            <w:szCs w:val="28"/>
          </w:rPr>
          <m:t>σ</m:t>
        </m:r>
      </m:oMath>
      <w:r w:rsidRPr="00B74AA8">
        <w:rPr>
          <w:rFonts w:ascii="宋体" w:eastAsia="宋体" w:hAnsi="宋体"/>
          <w:sz w:val="24"/>
          <w:szCs w:val="24"/>
        </w:rPr>
        <w:t>(x)</w:t>
      </w:r>
      <w:r w:rsidRPr="00B74AA8">
        <w:rPr>
          <w:rFonts w:ascii="宋体" w:eastAsia="宋体" w:hAnsi="宋体" w:hint="eastAsia"/>
          <w:sz w:val="24"/>
          <w:szCs w:val="24"/>
        </w:rPr>
        <w:t>。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b>
        </m:sSub>
      </m:oMath>
      <w:r w:rsidRPr="00B74AA8">
        <w:rPr>
          <w:rFonts w:ascii="宋体" w:eastAsia="宋体" w:hAnsi="宋体" w:hint="eastAsia"/>
          <w:sz w:val="24"/>
          <w:szCs w:val="24"/>
        </w:rPr>
        <w:t>表示第</w:t>
      </w:r>
      <w:r w:rsidRPr="00B74AA8">
        <w:rPr>
          <w:rFonts w:ascii="宋体" w:eastAsia="宋体" w:hAnsi="宋体"/>
          <w:sz w:val="24"/>
          <w:szCs w:val="24"/>
        </w:rPr>
        <w:t>n</w:t>
      </w:r>
      <w:proofErr w:type="gramStart"/>
      <w:r w:rsidRPr="00B74AA8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B74AA8">
        <w:rPr>
          <w:rFonts w:ascii="宋体" w:eastAsia="宋体" w:hAnsi="宋体" w:hint="eastAsia"/>
          <w:sz w:val="24"/>
          <w:szCs w:val="24"/>
        </w:rPr>
        <w:t>样本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宋体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宋体"/>
                <w:sz w:val="24"/>
                <w:szCs w:val="24"/>
              </w:rPr>
              <m:t>n</m:t>
            </m:r>
          </m:sub>
        </m:sSub>
      </m:oMath>
      <w:r w:rsidRPr="00B74AA8">
        <w:rPr>
          <w:rFonts w:ascii="宋体" w:eastAsia="宋体" w:hAnsi="宋体" w:hint="eastAsia"/>
          <w:sz w:val="24"/>
          <w:szCs w:val="24"/>
        </w:rPr>
        <w:t>对应的神经网络输出向量，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,⋯,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nk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,⋯,</m:t>
                </m:r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nK</m:t>
                    </m:r>
                  </m:sub>
                </m:sSub>
              </m:e>
            </m:d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sup>
        </m:sSup>
      </m:oMath>
      <w:r w:rsidR="00152833" w:rsidRPr="00B74AA8">
        <w:rPr>
          <w:rFonts w:ascii="宋体" w:eastAsia="宋体" w:hAnsi="宋体" w:hint="eastAsia"/>
          <w:sz w:val="24"/>
          <w:szCs w:val="24"/>
        </w:rPr>
        <w:t>, 准则函数为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sub>
        </m:sSub>
        <w:bookmarkStart w:id="36" w:name="_Hlk90923057"/>
        <m:d>
          <m:dPr>
            <m:ctrlPr>
              <w:rPr>
                <w:rFonts w:ascii="Cambria Math" w:eastAsia="宋体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w</m:t>
            </m:r>
          </m:e>
        </m: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eastAsia="宋体" w:hAnsi="Cambria Math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eastAsia="宋体" w:hAnsi="Cambria Math" w:hint="eastAsia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K</m:t>
            </m:r>
          </m:sup>
          <m:e>
            <m:sSup>
              <m:sSup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nk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nk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  <w:bookmarkEnd w:id="36"/>
      <w:r w:rsidRPr="00B74AA8">
        <w:rPr>
          <w:rFonts w:ascii="宋体" w:eastAsia="宋体" w:hAnsi="宋体" w:hint="eastAsia"/>
          <w:sz w:val="24"/>
          <w:szCs w:val="24"/>
        </w:rPr>
        <w:t>。</w:t>
      </w:r>
      <w:del w:id="37" w:author="刘庆杰" w:date="2021-12-22T18:44:00Z">
        <w:r w:rsidRPr="00B74AA8" w:rsidDel="00553C00">
          <w:rPr>
            <w:rFonts w:ascii="宋体" w:eastAsia="宋体" w:hAnsi="宋体" w:hint="eastAsia"/>
            <w:sz w:val="24"/>
            <w:szCs w:val="24"/>
          </w:rPr>
          <w:delText>网络</w:delText>
        </w:r>
      </w:del>
      <w:del w:id="38" w:author="刘庆杰" w:date="2021-12-22T18:43:00Z">
        <w:r w:rsidRPr="00B74AA8" w:rsidDel="00553C00">
          <w:rPr>
            <w:rFonts w:ascii="宋体" w:eastAsia="宋体" w:hAnsi="宋体" w:hint="eastAsia"/>
            <w:sz w:val="24"/>
            <w:szCs w:val="24"/>
          </w:rPr>
          <w:delText>包含</w:delText>
        </w:r>
        <w:r w:rsidRPr="00B74AA8" w:rsidDel="00553C00">
          <w:rPr>
            <w:rFonts w:ascii="宋体" w:eastAsia="宋体" w:hAnsi="宋体"/>
            <w:sz w:val="24"/>
            <w:szCs w:val="24"/>
          </w:rPr>
          <w:delText>D</w:delText>
        </w:r>
        <w:r w:rsidRPr="00B74AA8" w:rsidDel="00553C00">
          <w:rPr>
            <w:rFonts w:ascii="宋体" w:eastAsia="宋体" w:hAnsi="宋体" w:hint="eastAsia"/>
            <w:sz w:val="24"/>
            <w:szCs w:val="24"/>
          </w:rPr>
          <w:delText>个输入神经元，</w:delText>
        </w:r>
        <w:r w:rsidRPr="00B74AA8" w:rsidDel="00553C00">
          <w:rPr>
            <w:rFonts w:ascii="宋体" w:eastAsia="宋体" w:hAnsi="宋体"/>
            <w:sz w:val="24"/>
            <w:szCs w:val="24"/>
          </w:rPr>
          <w:delText>K</w:delText>
        </w:r>
        <w:r w:rsidRPr="00B74AA8" w:rsidDel="00553C00">
          <w:rPr>
            <w:rFonts w:ascii="宋体" w:eastAsia="宋体" w:hAnsi="宋体" w:hint="eastAsia"/>
            <w:sz w:val="24"/>
            <w:szCs w:val="24"/>
          </w:rPr>
          <w:delText>个输出神经元，以及</w:delText>
        </w:r>
      </w:del>
      <w:del w:id="39" w:author="刘庆杰" w:date="2021-12-22T18:44:00Z">
        <w:r w:rsidRPr="00B74AA8" w:rsidDel="00553C00">
          <w:rPr>
            <w:rFonts w:ascii="宋体" w:eastAsia="宋体" w:hAnsi="宋体"/>
            <w:sz w:val="24"/>
            <w:szCs w:val="24"/>
          </w:rPr>
          <w:delText>M</w:delText>
        </w:r>
        <w:r w:rsidRPr="00B74AA8" w:rsidDel="00553C00">
          <w:rPr>
            <w:rFonts w:ascii="宋体" w:eastAsia="宋体" w:hAnsi="宋体" w:hint="eastAsia"/>
            <w:sz w:val="24"/>
            <w:szCs w:val="24"/>
          </w:rPr>
          <w:delText>个隐层神经元。</w:delText>
        </w:r>
      </w:del>
      <w:r w:rsidRPr="00B74AA8">
        <w:rPr>
          <w:rFonts w:ascii="宋体" w:eastAsia="宋体" w:hAnsi="宋体" w:hint="eastAsia"/>
          <w:sz w:val="24"/>
          <w:szCs w:val="24"/>
        </w:rPr>
        <w:t>试推导反向传播算法中对每一层权值参数（</w:t>
      </w:r>
      <m:oMath>
        <m:sSubSup>
          <m:sSub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md</m:t>
            </m:r>
          </m:sub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(1)</m:t>
            </m:r>
          </m:sup>
        </m:sSubSup>
      </m:oMath>
      <w:r w:rsidRPr="00B74AA8">
        <w:rPr>
          <w:rFonts w:ascii="宋体" w:eastAsia="宋体" w:hAnsi="宋体" w:hint="eastAsia"/>
          <w:sz w:val="24"/>
          <w:szCs w:val="24"/>
        </w:rPr>
        <w:t xml:space="preserve"> 与 </w:t>
      </w:r>
      <m:oMath>
        <m:sSubSup>
          <m:sSubSup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km</m:t>
            </m:r>
          </m:sub>
          <m:sup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(2)</m:t>
            </m:r>
          </m:sup>
        </m:sSubSup>
      </m:oMath>
      <w:r w:rsidRPr="00B74AA8">
        <w:rPr>
          <w:rFonts w:ascii="宋体" w:eastAsia="宋体" w:hAnsi="宋体" w:hint="eastAsia"/>
          <w:sz w:val="24"/>
          <w:szCs w:val="24"/>
        </w:rPr>
        <w:t>）的更新</w:t>
      </w:r>
      <w:r w:rsidR="006C7035" w:rsidRPr="00B74AA8">
        <w:rPr>
          <w:rFonts w:ascii="宋体" w:eastAsia="宋体" w:hAnsi="宋体" w:hint="eastAsia"/>
          <w:sz w:val="24"/>
          <w:szCs w:val="24"/>
        </w:rPr>
        <w:t>；</w:t>
      </w:r>
      <w:r w:rsidR="00650776" w:rsidRPr="00B74AA8">
        <w:rPr>
          <w:rFonts w:ascii="宋体" w:hAnsi="宋体" w:hint="eastAsia"/>
          <w:sz w:val="24"/>
          <w:szCs w:val="24"/>
        </w:rPr>
        <w:t>（</w:t>
      </w:r>
      <w:r w:rsidR="00650776" w:rsidRPr="00B74AA8">
        <w:rPr>
          <w:rFonts w:ascii="宋体" w:hAnsi="宋体" w:hint="eastAsia"/>
          <w:sz w:val="24"/>
          <w:szCs w:val="24"/>
        </w:rPr>
        <w:t>10</w:t>
      </w:r>
      <w:r w:rsidR="00650776" w:rsidRPr="00B74AA8">
        <w:rPr>
          <w:rFonts w:ascii="宋体" w:hAnsi="宋体" w:hint="eastAsia"/>
          <w:sz w:val="24"/>
          <w:szCs w:val="24"/>
        </w:rPr>
        <w:t>分）</w:t>
      </w:r>
    </w:p>
    <w:p w14:paraId="2B6C711A" w14:textId="1F40CDBE" w:rsidR="0077350E" w:rsidRPr="00650776" w:rsidRDefault="0077350E" w:rsidP="006979DA">
      <w:pPr>
        <w:pStyle w:val="a3"/>
        <w:ind w:left="480" w:firstLineChars="0" w:firstLine="0"/>
        <w:rPr>
          <w:rFonts w:ascii="宋体" w:eastAsia="宋体" w:hAnsi="宋体"/>
          <w:color w:val="000000" w:themeColor="text1"/>
          <w:sz w:val="24"/>
          <w:szCs w:val="24"/>
        </w:rPr>
        <w:pPrChange w:id="40" w:author="刘庆杰" w:date="2021-12-22T18:45:00Z">
          <w:pPr>
            <w:pStyle w:val="a3"/>
            <w:ind w:left="480" w:firstLineChars="0" w:firstLine="0"/>
            <w:jc w:val="left"/>
          </w:pPr>
        </w:pPrChange>
      </w:pPr>
      <w:r>
        <w:rPr>
          <w:rFonts w:ascii="宋体" w:eastAsia="宋体" w:hAnsi="宋体" w:hint="eastAsia"/>
          <w:sz w:val="24"/>
          <w:szCs w:val="24"/>
        </w:rPr>
        <w:t>（</w:t>
      </w:r>
      <w:r w:rsidR="0002012A"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</w:t>
      </w:r>
      <w:r w:rsidRPr="00C77462">
        <w:rPr>
          <w:rFonts w:ascii="宋体" w:eastAsia="宋体" w:hAnsi="宋体" w:hint="eastAsia"/>
          <w:sz w:val="24"/>
          <w:szCs w:val="24"/>
        </w:rPr>
        <w:t>考虑只有一个神经元的多层神经网络</w:t>
      </w:r>
      <w:r>
        <w:rPr>
          <w:rFonts w:ascii="宋体" w:eastAsia="宋体" w:hAnsi="宋体" w:hint="eastAsia"/>
          <w:sz w:val="24"/>
          <w:szCs w:val="24"/>
        </w:rPr>
        <w:t>，</w:t>
      </w:r>
      <w:r w:rsidR="006C7035">
        <w:rPr>
          <w:rFonts w:ascii="宋体" w:eastAsia="宋体" w:hAnsi="宋体" w:hint="eastAsia"/>
          <w:sz w:val="24"/>
          <w:szCs w:val="24"/>
        </w:rPr>
        <w:t>其中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i</m:t>
            </m:r>
            <m:r>
              <w:rPr>
                <w:rFonts w:ascii="Cambria Math" w:eastAsia="宋体" w:hAnsi="Cambria Math"/>
                <w:sz w:val="24"/>
                <w:szCs w:val="24"/>
              </w:rPr>
              <m:t>+1</m:t>
            </m:r>
          </m:sub>
        </m:sSub>
        <m:r>
          <w:rPr>
            <w:rFonts w:ascii="Cambria Math" w:eastAsia="宋体" w:hAnsi="Cambria Math" w:hint="eastAsia"/>
            <w:sz w:val="24"/>
            <w:szCs w:val="24"/>
          </w:rPr>
          <m:t>=σ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r>
          <w:rPr>
            <w:rFonts w:ascii="Cambria Math" w:eastAsia="宋体" w:hAnsi="Cambria Math" w:hint="eastAsia"/>
            <w:sz w:val="24"/>
            <w:szCs w:val="24"/>
          </w:rPr>
          <m:t>σ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="宋体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宋体" w:hAnsi="Cambria Math"/>
            <w:sz w:val="24"/>
            <w:szCs w:val="24"/>
          </w:rPr>
          <m:t xml:space="preserve"> (i∈[1,4])</m:t>
        </m:r>
      </m:oMath>
      <w:r w:rsidR="001D3416">
        <w:rPr>
          <w:rFonts w:ascii="宋体" w:eastAsia="宋体" w:hAnsi="宋体"/>
          <w:sz w:val="24"/>
          <w:szCs w:val="24"/>
        </w:rPr>
        <w:t>,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</m:t>
        </m:r>
        <m:r>
          <w:rPr>
            <w:rFonts w:ascii="Cambria Math" w:eastAsia="宋体" w:hAnsi="Cambria Math"/>
            <w:sz w:val="24"/>
            <w:szCs w:val="24"/>
          </w:rPr>
          <m:t>C</m:t>
        </m:r>
        <m:r>
          <w:rPr>
            <w:rFonts w:ascii="Cambria Math" w:eastAsia="宋体" w:hAnsi="Cambria Math" w:hint="eastAsia"/>
            <w:sz w:val="24"/>
            <w:szCs w:val="24"/>
          </w:rPr>
          <m:t>=Loss</m:t>
        </m:r>
        <m:r>
          <w:rPr>
            <w:rFonts w:ascii="Cambria Math" w:eastAsia="宋体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)</m:t>
        </m:r>
      </m:oMath>
      <w:r w:rsidR="001D3416">
        <w:rPr>
          <w:rFonts w:ascii="宋体" w:eastAsia="宋体" w:hAnsi="宋体" w:hint="eastAsia"/>
          <w:sz w:val="24"/>
          <w:szCs w:val="24"/>
        </w:rPr>
        <w:t>,</w:t>
      </w:r>
      <w:r w:rsidR="006E136A">
        <w:rPr>
          <w:rFonts w:ascii="宋体" w:eastAsia="宋体" w:hAnsi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hint="eastAsia"/>
            <w:sz w:val="24"/>
            <w:szCs w:val="24"/>
          </w:rPr>
          <m:t>σ</m:t>
        </m:r>
      </m:oMath>
      <w:r w:rsidR="006C7035">
        <w:rPr>
          <w:rFonts w:ascii="宋体" w:eastAsia="宋体" w:hAnsi="宋体" w:hint="eastAsia"/>
          <w:sz w:val="24"/>
          <w:szCs w:val="24"/>
        </w:rPr>
        <w:t>表示sigmoid函数</w:t>
      </w:r>
      <m:oMath>
        <m:r>
          <w:rPr>
            <w:rFonts w:asci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=1/(1+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e</m:t>
            </m:r>
          </m:e>
          <m: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sup>
        </m:sSup>
        <m:r>
          <w:rPr>
            <w:rFonts w:ascii="Cambria Math"/>
          </w:rPr>
          <m:t>)</m:t>
        </m:r>
      </m:oMath>
      <w:r w:rsidR="006C7035">
        <w:rPr>
          <w:rFonts w:ascii="宋体" w:eastAsia="宋体" w:hAnsi="宋体" w:hint="eastAsia"/>
          <w:sz w:val="24"/>
          <w:szCs w:val="24"/>
        </w:rPr>
        <w:t>，且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="宋体" w:hAnsi="Cambria Math"/>
            <w:sz w:val="24"/>
            <w:szCs w:val="24"/>
          </w:rPr>
          <m:t>&lt;1</m:t>
        </m:r>
      </m:oMath>
      <w:r w:rsidR="006C7035">
        <w:rPr>
          <w:rFonts w:ascii="宋体" w:eastAsia="宋体" w:hAnsi="宋体" w:hint="eastAsia"/>
          <w:sz w:val="24"/>
          <w:szCs w:val="24"/>
        </w:rPr>
        <w:t>。</w:t>
      </w:r>
      <w:r w:rsidR="006E136A" w:rsidRPr="006E136A">
        <w:rPr>
          <w:rFonts w:ascii="宋体" w:eastAsia="宋体" w:hAnsi="宋体" w:hint="eastAsia"/>
          <w:color w:val="000000" w:themeColor="text1"/>
          <w:sz w:val="24"/>
          <w:szCs w:val="24"/>
        </w:rPr>
        <w:t>假设已知</w:t>
      </w:r>
      <m:oMath>
        <m:f>
          <m:fPr>
            <m:ctrlPr>
              <w:rPr>
                <w:rFonts w:ascii="Cambria Math" w:eastAsia="宋体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∂C</m:t>
            </m:r>
          </m:num>
          <m:den>
            <m:r>
              <w:rPr>
                <w:rFonts w:ascii="Cambria Math" w:eastAsia="宋体" w:hAnsi="Cambria Math"/>
                <w:color w:val="000000" w:themeColor="text1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color w:val="000000" w:themeColor="text1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="宋体" w:hAnsi="Cambria Math"/>
                    <w:color w:val="000000" w:themeColor="text1"/>
                    <w:sz w:val="24"/>
                    <w:szCs w:val="24"/>
                  </w:rPr>
                  <m:t>5</m:t>
                </m:r>
              </m:sub>
            </m:sSub>
          </m:den>
        </m:f>
      </m:oMath>
      <w:r w:rsidR="006E136A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推导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∂C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i</m:t>
                </m:r>
              </m:sub>
            </m:sSub>
          </m:den>
        </m:f>
      </m:oMath>
      <w:r w:rsidR="00152833">
        <w:rPr>
          <w:rFonts w:ascii="宋体" w:eastAsia="宋体" w:hAnsi="宋体" w:hint="eastAsia"/>
          <w:sz w:val="24"/>
          <w:szCs w:val="24"/>
        </w:rPr>
        <w:t>(</w:t>
      </w:r>
      <m:oMath>
        <m:r>
          <w:rPr>
            <w:rFonts w:ascii="Cambria Math" w:eastAsia="宋体" w:hAnsi="Cambria Math"/>
            <w:sz w:val="24"/>
            <w:szCs w:val="24"/>
          </w:rPr>
          <m:t>i∈[1,4]</m:t>
        </m:r>
      </m:oMath>
      <w:r w:rsidR="00152833">
        <w:rPr>
          <w:rFonts w:ascii="宋体" w:eastAsia="宋体" w:hAnsi="宋体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</w:rPr>
        <w:t>，并阐述当神经网络层数过深时，梯度消失的原因</w:t>
      </w:r>
      <w:r w:rsidR="006C7035">
        <w:rPr>
          <w:rFonts w:ascii="宋体" w:eastAsia="宋体" w:hAnsi="宋体" w:hint="eastAsia"/>
          <w:sz w:val="24"/>
          <w:szCs w:val="24"/>
        </w:rPr>
        <w:t>。</w:t>
      </w:r>
      <w:del w:id="41" w:author="刘庆杰" w:date="2021-12-22T18:46:00Z">
        <w:r w:rsidR="006C7035" w:rsidDel="006979DA">
          <w:rPr>
            <w:rFonts w:ascii="宋体" w:eastAsia="宋体" w:hAnsi="宋体"/>
            <w:color w:val="FF0000"/>
            <w:sz w:val="24"/>
            <w:szCs w:val="24"/>
          </w:rPr>
          <w:delText xml:space="preserve"> </w:delText>
        </w:r>
      </w:del>
      <w:r w:rsidR="00650776">
        <w:rPr>
          <w:rFonts w:ascii="宋体" w:eastAsia="宋体" w:hAnsi="宋体" w:hint="eastAsia"/>
          <w:color w:val="000000" w:themeColor="text1"/>
          <w:sz w:val="24"/>
          <w:szCs w:val="24"/>
        </w:rPr>
        <w:t>（10分）</w:t>
      </w:r>
    </w:p>
    <w:p w14:paraId="220A6CED" w14:textId="7969AB73" w:rsidR="0002012A" w:rsidRDefault="006C7035" w:rsidP="006C7035">
      <w:pPr>
        <w:pStyle w:val="a3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noProof/>
          <w:sz w:val="24"/>
        </w:rPr>
        <w:lastRenderedPageBreak/>
        <w:drawing>
          <wp:inline distT="0" distB="0" distL="0" distR="0" wp14:anchorId="78441191" wp14:editId="677B1DD3">
            <wp:extent cx="4041955" cy="3333750"/>
            <wp:effectExtent l="0" t="0" r="0" b="0"/>
            <wp:docPr id="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105" cy="3344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E342A0" w14:textId="53C1896C" w:rsidR="006C7035" w:rsidRDefault="006C7035" w:rsidP="006C7035">
      <w:pPr>
        <w:pStyle w:val="a3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  <w:commentRangeStart w:id="42"/>
      <w:r>
        <w:rPr>
          <w:rFonts w:ascii="宋体" w:eastAsia="宋体" w:hAnsi="宋体" w:hint="eastAsia"/>
          <w:sz w:val="24"/>
          <w:szCs w:val="24"/>
        </w:rPr>
        <w:t>图1</w:t>
      </w:r>
      <w:commentRangeEnd w:id="42"/>
      <w:r w:rsidR="00553C00">
        <w:rPr>
          <w:rStyle w:val="ac"/>
        </w:rPr>
        <w:commentReference w:id="42"/>
      </w:r>
      <w:r>
        <w:rPr>
          <w:rFonts w:ascii="宋体" w:eastAsia="宋体" w:hAnsi="宋体"/>
          <w:sz w:val="24"/>
          <w:szCs w:val="24"/>
        </w:rPr>
        <w:t xml:space="preserve"> </w:t>
      </w:r>
    </w:p>
    <w:p w14:paraId="42C1CC46" w14:textId="77777777" w:rsidR="006C7035" w:rsidRDefault="006C7035" w:rsidP="006C7035">
      <w:pPr>
        <w:pStyle w:val="a3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</w:p>
    <w:p w14:paraId="625846DB" w14:textId="4E3C7E3B" w:rsidR="0077350E" w:rsidRDefault="000421A1" w:rsidP="006C7035">
      <w:pPr>
        <w:pStyle w:val="a3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1C36B97" wp14:editId="285E7757">
            <wp:extent cx="5274310" cy="15449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2097" w14:textId="12BECC4F" w:rsidR="0077350E" w:rsidRPr="006C7035" w:rsidRDefault="006C7035" w:rsidP="006C7035">
      <w:pPr>
        <w:pStyle w:val="a3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图2</w:t>
      </w:r>
    </w:p>
    <w:p w14:paraId="6026234F" w14:textId="77777777" w:rsidR="0077350E" w:rsidRDefault="0077350E" w:rsidP="0077350E">
      <w:pPr>
        <w:pStyle w:val="a3"/>
        <w:ind w:left="480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5879CF11" w14:textId="71389CEA" w:rsidR="00E31CCF" w:rsidRDefault="00E31CCF" w:rsidP="00E31CCF">
      <w:pPr>
        <w:pStyle w:val="a3"/>
        <w:ind w:left="480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23E8C109" w14:textId="33422BD8" w:rsidR="00B74AA8" w:rsidRDefault="00B74AA8" w:rsidP="00E31CCF">
      <w:pPr>
        <w:pStyle w:val="a3"/>
        <w:ind w:left="480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0C98D271" w14:textId="77777777" w:rsidR="00B74AA8" w:rsidRDefault="00B74AA8" w:rsidP="00E31CCF">
      <w:pPr>
        <w:pStyle w:val="a3"/>
        <w:ind w:left="480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57C81845" w14:textId="77777777" w:rsidR="00B74AA8" w:rsidRPr="00E31CCF" w:rsidRDefault="00B74AA8" w:rsidP="00E31CCF">
      <w:pPr>
        <w:pStyle w:val="a3"/>
        <w:ind w:left="480" w:firstLineChars="0" w:firstLine="0"/>
        <w:jc w:val="left"/>
        <w:rPr>
          <w:rFonts w:ascii="宋体" w:eastAsia="宋体" w:hAnsi="宋体"/>
          <w:sz w:val="24"/>
          <w:szCs w:val="24"/>
        </w:rPr>
      </w:pPr>
    </w:p>
    <w:p w14:paraId="466B20C6" w14:textId="2B2DBCA5" w:rsidR="0077350E" w:rsidRPr="00E31CCF" w:rsidRDefault="00E31CCF" w:rsidP="00E31CCF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4"/>
          <w:szCs w:val="24"/>
        </w:rPr>
      </w:pPr>
      <w:r w:rsidRPr="00E31CCF">
        <w:rPr>
          <w:rFonts w:ascii="宋体" w:eastAsia="宋体" w:hAnsi="宋体" w:hint="eastAsia"/>
          <w:sz w:val="24"/>
          <w:szCs w:val="24"/>
        </w:rPr>
        <w:t>（1</w:t>
      </w:r>
      <w:r w:rsidRPr="00E31CCF">
        <w:rPr>
          <w:rFonts w:ascii="宋体" w:eastAsia="宋体" w:hAnsi="宋体"/>
          <w:sz w:val="24"/>
          <w:szCs w:val="24"/>
        </w:rPr>
        <w:t>0</w:t>
      </w:r>
      <w:r w:rsidRPr="00E31CCF">
        <w:rPr>
          <w:rFonts w:ascii="宋体" w:eastAsia="宋体" w:hAnsi="宋体" w:hint="eastAsia"/>
          <w:sz w:val="24"/>
          <w:szCs w:val="24"/>
        </w:rPr>
        <w:t>分）请结合实际应用谈谈机器学习算法的局限性以及可能的解决方案</w:t>
      </w:r>
      <w:ins w:id="43" w:author="刘庆杰" w:date="2021-12-22T18:47:00Z">
        <w:r w:rsidR="006979DA">
          <w:rPr>
            <w:rFonts w:ascii="宋体" w:eastAsia="宋体" w:hAnsi="宋体" w:hint="eastAsia"/>
            <w:sz w:val="24"/>
            <w:szCs w:val="24"/>
          </w:rPr>
          <w:t>。</w:t>
        </w:r>
      </w:ins>
      <w:bookmarkStart w:id="44" w:name="_GoBack"/>
      <w:bookmarkEnd w:id="44"/>
    </w:p>
    <w:p w14:paraId="6BAC9548" w14:textId="7EE06817" w:rsidR="00E31CCF" w:rsidRPr="00B74AA8" w:rsidRDefault="00E31CCF" w:rsidP="00B74AA8">
      <w:pPr>
        <w:jc w:val="left"/>
        <w:rPr>
          <w:rFonts w:ascii="宋体" w:eastAsia="宋体" w:hAnsi="宋体"/>
          <w:sz w:val="24"/>
          <w:szCs w:val="24"/>
        </w:rPr>
      </w:pPr>
    </w:p>
    <w:sectPr w:rsidR="00E31CCF" w:rsidRPr="00B74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42" w:author="刘庆杰" w:date="2021-12-22T18:42:00Z" w:initials="刘庆杰">
    <w:p w14:paraId="00B2319B" w14:textId="1E3F50B2" w:rsidR="00553C00" w:rsidRDefault="00553C00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前面有一个图了，统一编号。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B2319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B2319B" w16cid:durableId="256DEF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6D36E3" w14:textId="77777777" w:rsidR="008B784A" w:rsidRDefault="008B784A" w:rsidP="00AB60B3">
      <w:r>
        <w:separator/>
      </w:r>
    </w:p>
  </w:endnote>
  <w:endnote w:type="continuationSeparator" w:id="0">
    <w:p w14:paraId="71C2D24A" w14:textId="77777777" w:rsidR="008B784A" w:rsidRDefault="008B784A" w:rsidP="00AB6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1069E6" w14:textId="77777777" w:rsidR="008B784A" w:rsidRDefault="008B784A" w:rsidP="00AB60B3">
      <w:r>
        <w:separator/>
      </w:r>
    </w:p>
  </w:footnote>
  <w:footnote w:type="continuationSeparator" w:id="0">
    <w:p w14:paraId="06240226" w14:textId="77777777" w:rsidR="008B784A" w:rsidRDefault="008B784A" w:rsidP="00AB6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97B7A"/>
    <w:multiLevelType w:val="hybridMultilevel"/>
    <w:tmpl w:val="B14AE066"/>
    <w:lvl w:ilvl="0" w:tplc="66C89636">
      <w:start w:val="1"/>
      <w:numFmt w:val="japaneseCounting"/>
      <w:lvlText w:val="%1、"/>
      <w:lvlJc w:val="left"/>
      <w:pPr>
        <w:ind w:left="622" w:hanging="48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8644AF"/>
    <w:multiLevelType w:val="hybridMultilevel"/>
    <w:tmpl w:val="28CEC066"/>
    <w:lvl w:ilvl="0" w:tplc="40CC2F8A">
      <w:start w:val="1"/>
      <w:numFmt w:val="decimal"/>
      <w:lvlText w:val="%1."/>
      <w:lvlJc w:val="left"/>
      <w:pPr>
        <w:ind w:left="9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2" w:hanging="420"/>
      </w:pPr>
    </w:lvl>
    <w:lvl w:ilvl="2" w:tplc="0409001B" w:tentative="1">
      <w:start w:val="1"/>
      <w:numFmt w:val="lowerRoman"/>
      <w:lvlText w:val="%3."/>
      <w:lvlJc w:val="right"/>
      <w:pPr>
        <w:ind w:left="1882" w:hanging="420"/>
      </w:pPr>
    </w:lvl>
    <w:lvl w:ilvl="3" w:tplc="0409000F" w:tentative="1">
      <w:start w:val="1"/>
      <w:numFmt w:val="decimal"/>
      <w:lvlText w:val="%4."/>
      <w:lvlJc w:val="left"/>
      <w:pPr>
        <w:ind w:left="2302" w:hanging="420"/>
      </w:pPr>
    </w:lvl>
    <w:lvl w:ilvl="4" w:tplc="04090019" w:tentative="1">
      <w:start w:val="1"/>
      <w:numFmt w:val="lowerLetter"/>
      <w:lvlText w:val="%5)"/>
      <w:lvlJc w:val="left"/>
      <w:pPr>
        <w:ind w:left="2722" w:hanging="420"/>
      </w:pPr>
    </w:lvl>
    <w:lvl w:ilvl="5" w:tplc="0409001B" w:tentative="1">
      <w:start w:val="1"/>
      <w:numFmt w:val="lowerRoman"/>
      <w:lvlText w:val="%6."/>
      <w:lvlJc w:val="right"/>
      <w:pPr>
        <w:ind w:left="3142" w:hanging="420"/>
      </w:pPr>
    </w:lvl>
    <w:lvl w:ilvl="6" w:tplc="0409000F" w:tentative="1">
      <w:start w:val="1"/>
      <w:numFmt w:val="decimal"/>
      <w:lvlText w:val="%7."/>
      <w:lvlJc w:val="left"/>
      <w:pPr>
        <w:ind w:left="3562" w:hanging="420"/>
      </w:pPr>
    </w:lvl>
    <w:lvl w:ilvl="7" w:tplc="04090019" w:tentative="1">
      <w:start w:val="1"/>
      <w:numFmt w:val="lowerLetter"/>
      <w:lvlText w:val="%8)"/>
      <w:lvlJc w:val="left"/>
      <w:pPr>
        <w:ind w:left="3982" w:hanging="420"/>
      </w:pPr>
    </w:lvl>
    <w:lvl w:ilvl="8" w:tplc="0409001B" w:tentative="1">
      <w:start w:val="1"/>
      <w:numFmt w:val="lowerRoman"/>
      <w:lvlText w:val="%9."/>
      <w:lvlJc w:val="right"/>
      <w:pPr>
        <w:ind w:left="4402" w:hanging="420"/>
      </w:pPr>
    </w:lvl>
  </w:abstractNum>
  <w:abstractNum w:abstractNumId="2" w15:restartNumberingAfterBreak="0">
    <w:nsid w:val="2EB80B65"/>
    <w:multiLevelType w:val="hybridMultilevel"/>
    <w:tmpl w:val="A50A0FB6"/>
    <w:lvl w:ilvl="0" w:tplc="4DB21DBE">
      <w:start w:val="1"/>
      <w:numFmt w:val="decimal"/>
      <w:lvlText w:val="（%1）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B765773"/>
    <w:multiLevelType w:val="hybridMultilevel"/>
    <w:tmpl w:val="61C676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EF7D57"/>
    <w:multiLevelType w:val="hybridMultilevel"/>
    <w:tmpl w:val="AB00BFA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5F7932"/>
    <w:multiLevelType w:val="hybridMultilevel"/>
    <w:tmpl w:val="1EE45FD2"/>
    <w:lvl w:ilvl="0" w:tplc="AEC681E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6F46CFC"/>
    <w:multiLevelType w:val="hybridMultilevel"/>
    <w:tmpl w:val="3A96D7C4"/>
    <w:lvl w:ilvl="0" w:tplc="BC86D6B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ED41C22"/>
    <w:multiLevelType w:val="hybridMultilevel"/>
    <w:tmpl w:val="B7A24230"/>
    <w:lvl w:ilvl="0" w:tplc="CD9098C8">
      <w:start w:val="1"/>
      <w:numFmt w:val="decimal"/>
      <w:lvlText w:val="%1."/>
      <w:lvlJc w:val="left"/>
      <w:pPr>
        <w:ind w:left="13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22" w:hanging="420"/>
      </w:pPr>
    </w:lvl>
    <w:lvl w:ilvl="2" w:tplc="0409001B" w:tentative="1">
      <w:start w:val="1"/>
      <w:numFmt w:val="lowerRoman"/>
      <w:lvlText w:val="%3."/>
      <w:lvlJc w:val="right"/>
      <w:pPr>
        <w:ind w:left="2242" w:hanging="420"/>
      </w:pPr>
    </w:lvl>
    <w:lvl w:ilvl="3" w:tplc="0409000F" w:tentative="1">
      <w:start w:val="1"/>
      <w:numFmt w:val="decimal"/>
      <w:lvlText w:val="%4."/>
      <w:lvlJc w:val="left"/>
      <w:pPr>
        <w:ind w:left="2662" w:hanging="420"/>
      </w:pPr>
    </w:lvl>
    <w:lvl w:ilvl="4" w:tplc="04090019" w:tentative="1">
      <w:start w:val="1"/>
      <w:numFmt w:val="lowerLetter"/>
      <w:lvlText w:val="%5)"/>
      <w:lvlJc w:val="left"/>
      <w:pPr>
        <w:ind w:left="3082" w:hanging="420"/>
      </w:pPr>
    </w:lvl>
    <w:lvl w:ilvl="5" w:tplc="0409001B" w:tentative="1">
      <w:start w:val="1"/>
      <w:numFmt w:val="lowerRoman"/>
      <w:lvlText w:val="%6."/>
      <w:lvlJc w:val="right"/>
      <w:pPr>
        <w:ind w:left="3502" w:hanging="420"/>
      </w:pPr>
    </w:lvl>
    <w:lvl w:ilvl="6" w:tplc="0409000F" w:tentative="1">
      <w:start w:val="1"/>
      <w:numFmt w:val="decimal"/>
      <w:lvlText w:val="%7."/>
      <w:lvlJc w:val="left"/>
      <w:pPr>
        <w:ind w:left="3922" w:hanging="420"/>
      </w:pPr>
    </w:lvl>
    <w:lvl w:ilvl="7" w:tplc="04090019" w:tentative="1">
      <w:start w:val="1"/>
      <w:numFmt w:val="lowerLetter"/>
      <w:lvlText w:val="%8)"/>
      <w:lvlJc w:val="left"/>
      <w:pPr>
        <w:ind w:left="4342" w:hanging="420"/>
      </w:pPr>
    </w:lvl>
    <w:lvl w:ilvl="8" w:tplc="0409001B" w:tentative="1">
      <w:start w:val="1"/>
      <w:numFmt w:val="lowerRoman"/>
      <w:lvlText w:val="%9."/>
      <w:lvlJc w:val="right"/>
      <w:pPr>
        <w:ind w:left="4762" w:hanging="420"/>
      </w:pPr>
    </w:lvl>
  </w:abstractNum>
  <w:abstractNum w:abstractNumId="8" w15:restartNumberingAfterBreak="0">
    <w:nsid w:val="73206F74"/>
    <w:multiLevelType w:val="hybridMultilevel"/>
    <w:tmpl w:val="A1F6E348"/>
    <w:lvl w:ilvl="0" w:tplc="04090019">
      <w:start w:val="1"/>
      <w:numFmt w:val="lowerLetter"/>
      <w:lvlText w:val="%1)"/>
      <w:lvlJc w:val="left"/>
      <w:pPr>
        <w:ind w:left="1261" w:hanging="420"/>
      </w:pPr>
    </w:lvl>
    <w:lvl w:ilvl="1" w:tplc="04090019" w:tentative="1">
      <w:start w:val="1"/>
      <w:numFmt w:val="lowerLetter"/>
      <w:lvlText w:val="%2)"/>
      <w:lvlJc w:val="left"/>
      <w:pPr>
        <w:ind w:left="1681" w:hanging="420"/>
      </w:pPr>
    </w:lvl>
    <w:lvl w:ilvl="2" w:tplc="0409001B" w:tentative="1">
      <w:start w:val="1"/>
      <w:numFmt w:val="lowerRoman"/>
      <w:lvlText w:val="%3."/>
      <w:lvlJc w:val="right"/>
      <w:pPr>
        <w:ind w:left="2101" w:hanging="420"/>
      </w:pPr>
    </w:lvl>
    <w:lvl w:ilvl="3" w:tplc="0409000F" w:tentative="1">
      <w:start w:val="1"/>
      <w:numFmt w:val="decimal"/>
      <w:lvlText w:val="%4."/>
      <w:lvlJc w:val="left"/>
      <w:pPr>
        <w:ind w:left="2521" w:hanging="420"/>
      </w:pPr>
    </w:lvl>
    <w:lvl w:ilvl="4" w:tplc="04090019" w:tentative="1">
      <w:start w:val="1"/>
      <w:numFmt w:val="lowerLetter"/>
      <w:lvlText w:val="%5)"/>
      <w:lvlJc w:val="left"/>
      <w:pPr>
        <w:ind w:left="2941" w:hanging="420"/>
      </w:pPr>
    </w:lvl>
    <w:lvl w:ilvl="5" w:tplc="0409001B" w:tentative="1">
      <w:start w:val="1"/>
      <w:numFmt w:val="lowerRoman"/>
      <w:lvlText w:val="%6."/>
      <w:lvlJc w:val="right"/>
      <w:pPr>
        <w:ind w:left="3361" w:hanging="420"/>
      </w:pPr>
    </w:lvl>
    <w:lvl w:ilvl="6" w:tplc="0409000F" w:tentative="1">
      <w:start w:val="1"/>
      <w:numFmt w:val="decimal"/>
      <w:lvlText w:val="%7."/>
      <w:lvlJc w:val="left"/>
      <w:pPr>
        <w:ind w:left="3781" w:hanging="420"/>
      </w:pPr>
    </w:lvl>
    <w:lvl w:ilvl="7" w:tplc="04090019" w:tentative="1">
      <w:start w:val="1"/>
      <w:numFmt w:val="lowerLetter"/>
      <w:lvlText w:val="%8)"/>
      <w:lvlJc w:val="left"/>
      <w:pPr>
        <w:ind w:left="4201" w:hanging="420"/>
      </w:pPr>
    </w:lvl>
    <w:lvl w:ilvl="8" w:tplc="0409001B" w:tentative="1">
      <w:start w:val="1"/>
      <w:numFmt w:val="lowerRoman"/>
      <w:lvlText w:val="%9."/>
      <w:lvlJc w:val="right"/>
      <w:pPr>
        <w:ind w:left="4621" w:hanging="420"/>
      </w:pPr>
    </w:lvl>
  </w:abstractNum>
  <w:abstractNum w:abstractNumId="9" w15:restartNumberingAfterBreak="0">
    <w:nsid w:val="75342A4C"/>
    <w:multiLevelType w:val="hybridMultilevel"/>
    <w:tmpl w:val="6F14D270"/>
    <w:lvl w:ilvl="0" w:tplc="D4881E52">
      <w:start w:val="1"/>
      <w:numFmt w:val="decimal"/>
      <w:lvlText w:val="%1."/>
      <w:lvlJc w:val="left"/>
      <w:pPr>
        <w:ind w:left="13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22" w:hanging="420"/>
      </w:pPr>
    </w:lvl>
    <w:lvl w:ilvl="2" w:tplc="0409001B" w:tentative="1">
      <w:start w:val="1"/>
      <w:numFmt w:val="lowerRoman"/>
      <w:lvlText w:val="%3."/>
      <w:lvlJc w:val="right"/>
      <w:pPr>
        <w:ind w:left="2242" w:hanging="420"/>
      </w:pPr>
    </w:lvl>
    <w:lvl w:ilvl="3" w:tplc="0409000F" w:tentative="1">
      <w:start w:val="1"/>
      <w:numFmt w:val="decimal"/>
      <w:lvlText w:val="%4."/>
      <w:lvlJc w:val="left"/>
      <w:pPr>
        <w:ind w:left="2662" w:hanging="420"/>
      </w:pPr>
    </w:lvl>
    <w:lvl w:ilvl="4" w:tplc="04090019" w:tentative="1">
      <w:start w:val="1"/>
      <w:numFmt w:val="lowerLetter"/>
      <w:lvlText w:val="%5)"/>
      <w:lvlJc w:val="left"/>
      <w:pPr>
        <w:ind w:left="3082" w:hanging="420"/>
      </w:pPr>
    </w:lvl>
    <w:lvl w:ilvl="5" w:tplc="0409001B" w:tentative="1">
      <w:start w:val="1"/>
      <w:numFmt w:val="lowerRoman"/>
      <w:lvlText w:val="%6."/>
      <w:lvlJc w:val="right"/>
      <w:pPr>
        <w:ind w:left="3502" w:hanging="420"/>
      </w:pPr>
    </w:lvl>
    <w:lvl w:ilvl="6" w:tplc="0409000F" w:tentative="1">
      <w:start w:val="1"/>
      <w:numFmt w:val="decimal"/>
      <w:lvlText w:val="%7."/>
      <w:lvlJc w:val="left"/>
      <w:pPr>
        <w:ind w:left="3922" w:hanging="420"/>
      </w:pPr>
    </w:lvl>
    <w:lvl w:ilvl="7" w:tplc="04090019" w:tentative="1">
      <w:start w:val="1"/>
      <w:numFmt w:val="lowerLetter"/>
      <w:lvlText w:val="%8)"/>
      <w:lvlJc w:val="left"/>
      <w:pPr>
        <w:ind w:left="4342" w:hanging="420"/>
      </w:pPr>
    </w:lvl>
    <w:lvl w:ilvl="8" w:tplc="0409001B" w:tentative="1">
      <w:start w:val="1"/>
      <w:numFmt w:val="lowerRoman"/>
      <w:lvlText w:val="%9."/>
      <w:lvlJc w:val="right"/>
      <w:pPr>
        <w:ind w:left="4762" w:hanging="42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7"/>
  </w:num>
  <w:num w:numId="1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刘庆杰">
    <w15:presenceInfo w15:providerId="AD" w15:userId="S-1-5-21-3581186399-4225440399-1720099963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B0"/>
    <w:rsid w:val="00004418"/>
    <w:rsid w:val="0002012A"/>
    <w:rsid w:val="000274C2"/>
    <w:rsid w:val="00033D3B"/>
    <w:rsid w:val="000421A1"/>
    <w:rsid w:val="000448BA"/>
    <w:rsid w:val="00047106"/>
    <w:rsid w:val="000C5B91"/>
    <w:rsid w:val="000E0204"/>
    <w:rsid w:val="00112DFA"/>
    <w:rsid w:val="001312FB"/>
    <w:rsid w:val="00140140"/>
    <w:rsid w:val="00142720"/>
    <w:rsid w:val="001503C4"/>
    <w:rsid w:val="0015136B"/>
    <w:rsid w:val="00152833"/>
    <w:rsid w:val="00160D0D"/>
    <w:rsid w:val="00164C1B"/>
    <w:rsid w:val="001D3416"/>
    <w:rsid w:val="001F0B54"/>
    <w:rsid w:val="001F18F1"/>
    <w:rsid w:val="002477F8"/>
    <w:rsid w:val="00272DEB"/>
    <w:rsid w:val="002E3103"/>
    <w:rsid w:val="002F3EF3"/>
    <w:rsid w:val="00304F89"/>
    <w:rsid w:val="00350BCF"/>
    <w:rsid w:val="00380254"/>
    <w:rsid w:val="003970BF"/>
    <w:rsid w:val="003B2FE1"/>
    <w:rsid w:val="003F0003"/>
    <w:rsid w:val="00421D28"/>
    <w:rsid w:val="00430089"/>
    <w:rsid w:val="00437235"/>
    <w:rsid w:val="00437850"/>
    <w:rsid w:val="00452939"/>
    <w:rsid w:val="00494782"/>
    <w:rsid w:val="0051565C"/>
    <w:rsid w:val="00553C00"/>
    <w:rsid w:val="00645FE4"/>
    <w:rsid w:val="00650776"/>
    <w:rsid w:val="00682A79"/>
    <w:rsid w:val="006979DA"/>
    <w:rsid w:val="006B58EC"/>
    <w:rsid w:val="006C7035"/>
    <w:rsid w:val="006D13CA"/>
    <w:rsid w:val="006E136A"/>
    <w:rsid w:val="007235A9"/>
    <w:rsid w:val="00745A4A"/>
    <w:rsid w:val="0077350E"/>
    <w:rsid w:val="007D42B9"/>
    <w:rsid w:val="008B784A"/>
    <w:rsid w:val="008E048F"/>
    <w:rsid w:val="00910DE6"/>
    <w:rsid w:val="00944287"/>
    <w:rsid w:val="0096469A"/>
    <w:rsid w:val="009B1D26"/>
    <w:rsid w:val="00A162C0"/>
    <w:rsid w:val="00A41468"/>
    <w:rsid w:val="00A42066"/>
    <w:rsid w:val="00A52483"/>
    <w:rsid w:val="00A55376"/>
    <w:rsid w:val="00AB60B3"/>
    <w:rsid w:val="00AF10B0"/>
    <w:rsid w:val="00AF1A9A"/>
    <w:rsid w:val="00AF4690"/>
    <w:rsid w:val="00B11EB0"/>
    <w:rsid w:val="00B32576"/>
    <w:rsid w:val="00B430E1"/>
    <w:rsid w:val="00B5509D"/>
    <w:rsid w:val="00B74AA8"/>
    <w:rsid w:val="00B87B34"/>
    <w:rsid w:val="00BB7CEB"/>
    <w:rsid w:val="00C16D8D"/>
    <w:rsid w:val="00C228F6"/>
    <w:rsid w:val="00C43AB3"/>
    <w:rsid w:val="00C47F7A"/>
    <w:rsid w:val="00C54EF8"/>
    <w:rsid w:val="00C71C87"/>
    <w:rsid w:val="00C86E77"/>
    <w:rsid w:val="00CF3633"/>
    <w:rsid w:val="00CF75FC"/>
    <w:rsid w:val="00D0422C"/>
    <w:rsid w:val="00D33B57"/>
    <w:rsid w:val="00DB1BBA"/>
    <w:rsid w:val="00E31CCF"/>
    <w:rsid w:val="00E40C83"/>
    <w:rsid w:val="00E47EAD"/>
    <w:rsid w:val="00E815AF"/>
    <w:rsid w:val="00E94743"/>
    <w:rsid w:val="00E97FF8"/>
    <w:rsid w:val="00F15AE9"/>
    <w:rsid w:val="00F2012D"/>
    <w:rsid w:val="00F74949"/>
    <w:rsid w:val="00F81BBA"/>
    <w:rsid w:val="00FA30A8"/>
    <w:rsid w:val="00FD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FD0A1D"/>
  <w15:chartTrackingRefBased/>
  <w15:docId w15:val="{F4EB3F88-8D54-441C-A45A-7A6B1288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350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2A7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350E"/>
    <w:pPr>
      <w:ind w:firstLineChars="200" w:firstLine="420"/>
    </w:pPr>
  </w:style>
  <w:style w:type="paragraph" w:styleId="a4">
    <w:name w:val="Body Text"/>
    <w:basedOn w:val="a"/>
    <w:link w:val="a5"/>
    <w:uiPriority w:val="1"/>
    <w:qFormat/>
    <w:rsid w:val="0077350E"/>
    <w:pPr>
      <w:autoSpaceDE w:val="0"/>
      <w:autoSpaceDN w:val="0"/>
      <w:jc w:val="left"/>
    </w:pPr>
    <w:rPr>
      <w:rFonts w:ascii="宋体" w:eastAsia="宋体" w:hAnsi="宋体" w:cs="宋体"/>
      <w:kern w:val="0"/>
      <w:sz w:val="24"/>
      <w:szCs w:val="24"/>
      <w:lang w:val="zh-CN" w:bidi="zh-CN"/>
    </w:rPr>
  </w:style>
  <w:style w:type="character" w:customStyle="1" w:styleId="a5">
    <w:name w:val="正文文本 字符"/>
    <w:basedOn w:val="a0"/>
    <w:link w:val="a4"/>
    <w:uiPriority w:val="1"/>
    <w:rsid w:val="0077350E"/>
    <w:rPr>
      <w:rFonts w:ascii="宋体" w:eastAsia="宋体" w:hAnsi="宋体" w:cs="宋体"/>
      <w:kern w:val="0"/>
      <w:sz w:val="24"/>
      <w:szCs w:val="24"/>
      <w:lang w:val="zh-CN" w:bidi="zh-CN"/>
    </w:rPr>
  </w:style>
  <w:style w:type="table" w:styleId="a6">
    <w:name w:val="Table Grid"/>
    <w:basedOn w:val="a1"/>
    <w:uiPriority w:val="39"/>
    <w:rsid w:val="007735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682A79"/>
    <w:rPr>
      <w:b/>
      <w:bCs/>
      <w:kern w:val="44"/>
      <w:sz w:val="44"/>
      <w:szCs w:val="44"/>
    </w:rPr>
  </w:style>
  <w:style w:type="character" w:styleId="a7">
    <w:name w:val="Placeholder Text"/>
    <w:basedOn w:val="a0"/>
    <w:uiPriority w:val="99"/>
    <w:semiHidden/>
    <w:rsid w:val="00AF10B0"/>
    <w:rPr>
      <w:color w:val="808080"/>
    </w:rPr>
  </w:style>
  <w:style w:type="paragraph" w:styleId="a8">
    <w:name w:val="header"/>
    <w:basedOn w:val="a"/>
    <w:link w:val="a9"/>
    <w:uiPriority w:val="99"/>
    <w:unhideWhenUsed/>
    <w:rsid w:val="00AB60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B60B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B60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B60B3"/>
    <w:rPr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553C00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553C00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553C00"/>
  </w:style>
  <w:style w:type="paragraph" w:styleId="af">
    <w:name w:val="annotation subject"/>
    <w:basedOn w:val="ad"/>
    <w:next w:val="ad"/>
    <w:link w:val="af0"/>
    <w:uiPriority w:val="99"/>
    <w:semiHidden/>
    <w:unhideWhenUsed/>
    <w:rsid w:val="00553C00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553C00"/>
    <w:rPr>
      <w:b/>
      <w:bCs/>
    </w:rPr>
  </w:style>
  <w:style w:type="paragraph" w:styleId="af1">
    <w:name w:val="Balloon Text"/>
    <w:basedOn w:val="a"/>
    <w:link w:val="af2"/>
    <w:uiPriority w:val="99"/>
    <w:semiHidden/>
    <w:unhideWhenUsed/>
    <w:rsid w:val="00553C00"/>
    <w:rPr>
      <w:sz w:val="18"/>
      <w:szCs w:val="18"/>
    </w:rPr>
  </w:style>
  <w:style w:type="character" w:customStyle="1" w:styleId="af2">
    <w:name w:val="批注框文本 字符"/>
    <w:basedOn w:val="a0"/>
    <w:link w:val="af1"/>
    <w:uiPriority w:val="99"/>
    <w:semiHidden/>
    <w:rsid w:val="00553C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19DC4-C634-4981-A566-AD2BD0B48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</dc:creator>
  <cp:keywords/>
  <dc:description/>
  <cp:lastModifiedBy>刘庆杰</cp:lastModifiedBy>
  <cp:revision>8</cp:revision>
  <dcterms:created xsi:type="dcterms:W3CDTF">2021-12-22T06:55:00Z</dcterms:created>
  <dcterms:modified xsi:type="dcterms:W3CDTF">2021-12-22T10:47:00Z</dcterms:modified>
</cp:coreProperties>
</file>