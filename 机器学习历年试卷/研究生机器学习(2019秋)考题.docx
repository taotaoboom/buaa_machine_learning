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5F9" w:rsidRPr="00F35053" w:rsidRDefault="006515F9" w:rsidP="006515F9">
      <w:pPr>
        <w:jc w:val="center"/>
        <w:rPr>
          <w:rFonts w:ascii="隶书" w:eastAsia="隶书"/>
          <w:spacing w:val="-16"/>
          <w:sz w:val="40"/>
        </w:rPr>
      </w:pPr>
      <w:r w:rsidRPr="00F35053">
        <w:rPr>
          <w:rFonts w:ascii="隶书" w:eastAsia="隶书" w:hint="eastAsia"/>
          <w:spacing w:val="-16"/>
          <w:sz w:val="40"/>
        </w:rPr>
        <w:t>201</w:t>
      </w:r>
      <w:r w:rsidR="003646C4">
        <w:rPr>
          <w:rFonts w:ascii="隶书" w:eastAsia="隶书" w:hint="eastAsia"/>
          <w:spacing w:val="-16"/>
          <w:sz w:val="40"/>
        </w:rPr>
        <w:t>9</w:t>
      </w:r>
      <w:r w:rsidRPr="00F35053">
        <w:rPr>
          <w:rFonts w:ascii="隶书" w:eastAsia="隶书" w:hint="eastAsia"/>
          <w:spacing w:val="-16"/>
          <w:sz w:val="40"/>
        </w:rPr>
        <w:t>－20</w:t>
      </w:r>
      <w:r w:rsidR="003646C4">
        <w:rPr>
          <w:rFonts w:ascii="隶书" w:eastAsia="隶书" w:hint="eastAsia"/>
          <w:spacing w:val="-16"/>
          <w:sz w:val="40"/>
        </w:rPr>
        <w:t>20</w:t>
      </w:r>
      <w:r w:rsidRPr="00F35053">
        <w:rPr>
          <w:rFonts w:ascii="隶书" w:eastAsia="隶书" w:hint="eastAsia"/>
          <w:spacing w:val="-16"/>
          <w:sz w:val="40"/>
        </w:rPr>
        <w:t>学年第一学期期末试卷</w:t>
      </w:r>
    </w:p>
    <w:p w:rsidR="006515F9" w:rsidRPr="00F35053" w:rsidRDefault="006515F9" w:rsidP="006515F9">
      <w:pPr>
        <w:spacing w:beforeLines="100" w:before="312"/>
        <w:rPr>
          <w:sz w:val="24"/>
        </w:rPr>
      </w:pPr>
      <w:r w:rsidRPr="00F35053">
        <w:rPr>
          <w:rFonts w:hint="eastAsia"/>
          <w:sz w:val="24"/>
        </w:rPr>
        <w:t>学号</w:t>
      </w:r>
      <w:r w:rsidRPr="00F35053">
        <w:rPr>
          <w:rFonts w:hint="eastAsia"/>
          <w:sz w:val="24"/>
          <w:u w:val="single"/>
        </w:rPr>
        <w:t xml:space="preserve">          </w:t>
      </w:r>
      <w:r w:rsidRPr="00F35053">
        <w:rPr>
          <w:rFonts w:hint="eastAsia"/>
          <w:sz w:val="24"/>
        </w:rPr>
        <w:t xml:space="preserve">        </w:t>
      </w:r>
      <w:r w:rsidRPr="00F35053">
        <w:rPr>
          <w:rFonts w:hint="eastAsia"/>
          <w:sz w:val="24"/>
        </w:rPr>
        <w:t>姓名</w:t>
      </w:r>
      <w:r w:rsidRPr="00F35053">
        <w:rPr>
          <w:rFonts w:hint="eastAsia"/>
          <w:sz w:val="24"/>
          <w:u w:val="single"/>
        </w:rPr>
        <w:t xml:space="preserve">           </w:t>
      </w:r>
      <w:r w:rsidRPr="00F35053">
        <w:rPr>
          <w:rFonts w:hint="eastAsia"/>
          <w:sz w:val="24"/>
        </w:rPr>
        <w:t xml:space="preserve">         </w:t>
      </w:r>
      <w:r w:rsidRPr="00F35053">
        <w:rPr>
          <w:rFonts w:hint="eastAsia"/>
          <w:sz w:val="24"/>
        </w:rPr>
        <w:t>成绩</w:t>
      </w:r>
      <w:r w:rsidRPr="00F35053">
        <w:rPr>
          <w:rFonts w:hint="eastAsia"/>
          <w:sz w:val="24"/>
          <w:u w:val="single"/>
        </w:rPr>
        <w:t xml:space="preserve">          </w:t>
      </w:r>
      <w:r w:rsidRPr="00F35053">
        <w:rPr>
          <w:rFonts w:hint="eastAsia"/>
          <w:sz w:val="24"/>
        </w:rPr>
        <w:t xml:space="preserve"> </w:t>
      </w:r>
    </w:p>
    <w:p w:rsidR="006515F9" w:rsidRPr="00F35053" w:rsidRDefault="006515F9" w:rsidP="006515F9">
      <w:pPr>
        <w:spacing w:beforeLines="100" w:before="312"/>
        <w:rPr>
          <w:rFonts w:ascii="宋体" w:hAnsi="宋体"/>
          <w:sz w:val="18"/>
          <w:szCs w:val="18"/>
        </w:rPr>
      </w:pPr>
      <w:r w:rsidRPr="00F35053">
        <w:rPr>
          <w:rFonts w:ascii="宋体" w:hAnsi="宋体" w:hint="eastAsia"/>
          <w:sz w:val="24"/>
        </w:rPr>
        <w:t>考试日期：   201</w:t>
      </w:r>
      <w:r w:rsidRPr="00F35053">
        <w:rPr>
          <w:rFonts w:ascii="宋体" w:hAnsi="宋体"/>
          <w:sz w:val="24"/>
        </w:rPr>
        <w:t>9</w:t>
      </w:r>
      <w:r w:rsidRPr="00F35053">
        <w:rPr>
          <w:rFonts w:ascii="宋体" w:hAnsi="宋体" w:hint="eastAsia"/>
          <w:sz w:val="24"/>
        </w:rPr>
        <w:t>年1</w:t>
      </w:r>
      <w:r w:rsidR="003646C4">
        <w:rPr>
          <w:rFonts w:ascii="宋体" w:hAnsi="宋体" w:hint="eastAsia"/>
          <w:sz w:val="24"/>
        </w:rPr>
        <w:t>2</w:t>
      </w:r>
      <w:r w:rsidRPr="00F35053">
        <w:rPr>
          <w:rFonts w:ascii="宋体" w:hAnsi="宋体" w:hint="eastAsia"/>
          <w:sz w:val="24"/>
        </w:rPr>
        <w:t>月</w:t>
      </w:r>
      <w:r w:rsidR="003646C4">
        <w:rPr>
          <w:rFonts w:ascii="宋体" w:hAnsi="宋体" w:hint="eastAsia"/>
          <w:sz w:val="24"/>
        </w:rPr>
        <w:t>24</w:t>
      </w:r>
      <w:r w:rsidRPr="00F35053">
        <w:rPr>
          <w:rFonts w:ascii="宋体" w:hAnsi="宋体" w:hint="eastAsia"/>
          <w:sz w:val="24"/>
        </w:rPr>
        <w:t>日，</w:t>
      </w:r>
      <w:r w:rsidRPr="00F35053">
        <w:rPr>
          <w:rFonts w:ascii="宋体" w:hAnsi="宋体"/>
          <w:sz w:val="24"/>
        </w:rPr>
        <w:t>下午3</w:t>
      </w:r>
      <w:r w:rsidRPr="00F35053">
        <w:rPr>
          <w:rFonts w:ascii="宋体" w:hAnsi="宋体" w:hint="eastAsia"/>
          <w:sz w:val="24"/>
        </w:rPr>
        <w:t>:</w:t>
      </w:r>
      <w:r w:rsidRPr="00F35053">
        <w:rPr>
          <w:rFonts w:ascii="宋体" w:hAnsi="宋体"/>
          <w:sz w:val="24"/>
        </w:rPr>
        <w:t>50–5:5</w:t>
      </w:r>
      <w:r w:rsidRPr="00F35053">
        <w:rPr>
          <w:rFonts w:ascii="宋体" w:hAnsi="宋体" w:hint="eastAsia"/>
          <w:sz w:val="24"/>
        </w:rPr>
        <w:t>0</w:t>
      </w:r>
    </w:p>
    <w:p w:rsidR="006515F9" w:rsidRPr="00F35053" w:rsidRDefault="006515F9" w:rsidP="006515F9">
      <w:pPr>
        <w:spacing w:beforeLines="100" w:before="312"/>
        <w:jc w:val="center"/>
        <w:rPr>
          <w:rFonts w:ascii="宋体" w:hAnsi="宋体"/>
          <w:sz w:val="36"/>
          <w:szCs w:val="36"/>
        </w:rPr>
      </w:pPr>
      <w:r w:rsidRPr="00F35053">
        <w:rPr>
          <w:rFonts w:hint="eastAsia"/>
          <w:sz w:val="36"/>
          <w:szCs w:val="36"/>
        </w:rPr>
        <w:t>考试科目：《</w:t>
      </w:r>
      <w:r w:rsidRPr="00F35053">
        <w:rPr>
          <w:rFonts w:hint="eastAsia"/>
          <w:sz w:val="36"/>
          <w:szCs w:val="36"/>
        </w:rPr>
        <w:t xml:space="preserve"> </w:t>
      </w:r>
      <w:r w:rsidRPr="00F35053">
        <w:rPr>
          <w:rFonts w:hint="eastAsia"/>
          <w:sz w:val="36"/>
          <w:szCs w:val="36"/>
        </w:rPr>
        <w:t>机器</w:t>
      </w:r>
      <w:r w:rsidRPr="00F35053">
        <w:rPr>
          <w:sz w:val="36"/>
          <w:szCs w:val="36"/>
        </w:rPr>
        <w:t>学习</w:t>
      </w:r>
      <w:r w:rsidRPr="00F35053">
        <w:rPr>
          <w:rFonts w:hint="eastAsia"/>
          <w:sz w:val="36"/>
          <w:szCs w:val="36"/>
        </w:rPr>
        <w:t xml:space="preserve"> </w:t>
      </w:r>
      <w:r w:rsidRPr="00F35053">
        <w:rPr>
          <w:rFonts w:ascii="宋体" w:hAnsi="宋体" w:hint="eastAsia"/>
          <w:sz w:val="36"/>
          <w:szCs w:val="36"/>
        </w:rPr>
        <w:t>》（A卷）</w:t>
      </w:r>
    </w:p>
    <w:p w:rsidR="006515F9" w:rsidRPr="00F35053" w:rsidRDefault="006515F9" w:rsidP="006515F9">
      <w:pPr>
        <w:spacing w:beforeLines="100" w:before="312"/>
        <w:rPr>
          <w:rFonts w:ascii="宋体" w:hAnsi="宋体"/>
          <w:sz w:val="24"/>
        </w:rPr>
      </w:pPr>
      <w:r w:rsidRPr="00F35053">
        <w:rPr>
          <w:rFonts w:ascii="宋体" w:hAnsi="宋体" w:hint="eastAsia"/>
          <w:sz w:val="24"/>
        </w:rPr>
        <w:t>注意事项：1、请大家仔细审题</w:t>
      </w:r>
    </w:p>
    <w:p w:rsidR="006515F9" w:rsidRPr="00F35053" w:rsidRDefault="006515F9" w:rsidP="006515F9">
      <w:pPr>
        <w:numPr>
          <w:ilvl w:val="0"/>
          <w:numId w:val="1"/>
        </w:numPr>
        <w:tabs>
          <w:tab w:val="left" w:pos="1560"/>
        </w:tabs>
        <w:spacing w:beforeLines="100" w:before="312"/>
        <w:outlineLvl w:val="0"/>
        <w:rPr>
          <w:rFonts w:ascii="宋体" w:hAnsi="宋体"/>
          <w:sz w:val="24"/>
        </w:rPr>
      </w:pPr>
      <w:r w:rsidRPr="00F35053">
        <w:rPr>
          <w:rFonts w:ascii="宋体" w:hAnsi="宋体" w:hint="eastAsia"/>
          <w:sz w:val="24"/>
        </w:rPr>
        <w:t>不能违反考场纪律</w:t>
      </w:r>
    </w:p>
    <w:p w:rsidR="006515F9" w:rsidRPr="00F35053" w:rsidRDefault="006515F9" w:rsidP="006515F9">
      <w:pPr>
        <w:spacing w:beforeLines="100" w:before="312"/>
        <w:rPr>
          <w:rFonts w:ascii="宋体" w:hAnsi="宋体"/>
          <w:sz w:val="24"/>
        </w:rPr>
      </w:pPr>
      <w:r w:rsidRPr="00F35053">
        <w:rPr>
          <w:rFonts w:ascii="宋体" w:hAnsi="宋体" w:hint="eastAsia"/>
          <w:sz w:val="24"/>
        </w:rPr>
        <w:t>题目：（第一至六</w:t>
      </w:r>
      <w:r w:rsidRPr="00F35053">
        <w:rPr>
          <w:rFonts w:ascii="宋体" w:hAnsi="宋体"/>
          <w:sz w:val="24"/>
        </w:rPr>
        <w:t>题</w:t>
      </w:r>
      <w:r w:rsidRPr="00F35053">
        <w:rPr>
          <w:rFonts w:ascii="宋体" w:hAnsi="宋体" w:hint="eastAsia"/>
          <w:sz w:val="24"/>
        </w:rPr>
        <w:t>为</w:t>
      </w:r>
      <w:r w:rsidRPr="00F35053">
        <w:rPr>
          <w:rFonts w:ascii="宋体" w:hAnsi="宋体"/>
          <w:sz w:val="24"/>
        </w:rPr>
        <w:t>必做题</w:t>
      </w:r>
      <w:r w:rsidRPr="00F35053">
        <w:rPr>
          <w:rFonts w:ascii="宋体" w:hAnsi="宋体" w:hint="eastAsia"/>
          <w:sz w:val="24"/>
        </w:rPr>
        <w:t>；第七至九</w:t>
      </w:r>
      <w:r w:rsidRPr="00F35053">
        <w:rPr>
          <w:rFonts w:ascii="宋体" w:hAnsi="宋体"/>
          <w:sz w:val="24"/>
        </w:rPr>
        <w:t>题</w:t>
      </w:r>
      <w:r w:rsidRPr="00F35053">
        <w:rPr>
          <w:rFonts w:ascii="宋体" w:hAnsi="宋体" w:hint="eastAsia"/>
          <w:sz w:val="24"/>
        </w:rPr>
        <w:t>为</w:t>
      </w:r>
      <w:r w:rsidRPr="00F35053">
        <w:rPr>
          <w:rFonts w:ascii="宋体" w:hAnsi="宋体"/>
          <w:sz w:val="24"/>
        </w:rPr>
        <w:t>选做题，</w:t>
      </w:r>
      <w:r w:rsidRPr="00F35053">
        <w:rPr>
          <w:rFonts w:ascii="宋体" w:hAnsi="宋体" w:hint="eastAsia"/>
          <w:sz w:val="24"/>
        </w:rPr>
        <w:t>三题</w:t>
      </w:r>
      <w:r w:rsidRPr="00F35053">
        <w:rPr>
          <w:rFonts w:ascii="宋体" w:hAnsi="宋体"/>
          <w:sz w:val="24"/>
        </w:rPr>
        <w:t>必</w:t>
      </w:r>
      <w:r w:rsidRPr="00F35053">
        <w:rPr>
          <w:rFonts w:ascii="宋体" w:hAnsi="宋体" w:hint="eastAsia"/>
          <w:sz w:val="24"/>
        </w:rPr>
        <w:t>选其二</w:t>
      </w:r>
      <w:r w:rsidRPr="00F35053">
        <w:rPr>
          <w:rFonts w:ascii="宋体" w:hAnsi="宋体"/>
          <w:sz w:val="24"/>
        </w:rPr>
        <w:t>。）</w:t>
      </w:r>
    </w:p>
    <w:p w:rsidR="006515F9" w:rsidRPr="00F35053" w:rsidRDefault="006515F9" w:rsidP="006515F9">
      <w:pPr>
        <w:adjustRightInd w:val="0"/>
        <w:snapToGrid w:val="0"/>
        <w:spacing w:line="400" w:lineRule="exact"/>
        <w:rPr>
          <w:sz w:val="24"/>
        </w:rPr>
      </w:pPr>
      <w:proofErr w:type="gramStart"/>
      <w:r w:rsidRPr="00F35053">
        <w:rPr>
          <w:rFonts w:hint="eastAsia"/>
          <w:sz w:val="24"/>
        </w:rPr>
        <w:t>一</w:t>
      </w:r>
      <w:proofErr w:type="gramEnd"/>
      <w:r w:rsidRPr="00F35053">
        <w:rPr>
          <w:rFonts w:hint="eastAsia"/>
          <w:sz w:val="24"/>
        </w:rPr>
        <w:t xml:space="preserve">. </w:t>
      </w:r>
      <w:r w:rsidR="00B73D4C">
        <w:rPr>
          <w:rFonts w:hint="eastAsia"/>
          <w:sz w:val="24"/>
        </w:rPr>
        <w:t>假设在</w:t>
      </w:r>
      <w:r w:rsidR="00FC0B2A">
        <w:rPr>
          <w:rFonts w:hint="eastAsia"/>
          <w:sz w:val="24"/>
        </w:rPr>
        <w:t>某产品质量</w:t>
      </w:r>
      <w:r w:rsidR="00B73D4C">
        <w:rPr>
          <w:rFonts w:hint="eastAsia"/>
          <w:sz w:val="24"/>
        </w:rPr>
        <w:t>检测中</w:t>
      </w:r>
      <w:bookmarkStart w:id="0" w:name="_Hlk27033124"/>
      <w:r w:rsidR="00FC0B2A">
        <w:rPr>
          <w:rFonts w:hint="eastAsia"/>
          <w:sz w:val="24"/>
        </w:rPr>
        <w:t>合格</w:t>
      </w:r>
      <w:r w:rsidR="00B73D4C">
        <w:rPr>
          <w:rFonts w:hint="eastAsia"/>
          <w:sz w:val="24"/>
        </w:rPr>
        <w:t>（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bookmarkStart w:id="1" w:name="_GoBack"/>
      <w:bookmarkEnd w:id="1"/>
      <w:r w:rsidR="00B73D4C">
        <w:rPr>
          <w:rFonts w:hint="eastAsia"/>
          <w:sz w:val="24"/>
        </w:rPr>
        <w:t>）和</w:t>
      </w:r>
      <w:r w:rsidR="00FC0B2A">
        <w:rPr>
          <w:rFonts w:hint="eastAsia"/>
          <w:sz w:val="24"/>
        </w:rPr>
        <w:t>不合格</w:t>
      </w:r>
      <w:r w:rsidR="00B73D4C">
        <w:rPr>
          <w:rFonts w:hint="eastAsia"/>
          <w:sz w:val="24"/>
        </w:rPr>
        <w:t>（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 w:rsidR="00B73D4C">
        <w:rPr>
          <w:rFonts w:hint="eastAsia"/>
          <w:sz w:val="24"/>
        </w:rPr>
        <w:t>）两类的先验概率</w:t>
      </w:r>
      <w:bookmarkEnd w:id="0"/>
      <w:r w:rsidR="00B73D4C">
        <w:rPr>
          <w:rFonts w:hint="eastAsia"/>
          <w:sz w:val="24"/>
        </w:rPr>
        <w:t>分别为</w:t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</w:rPr>
          <m:t>=0.8</m:t>
        </m:r>
        <m:r>
          <w:rPr>
            <w:rFonts w:ascii="Cambria Math" w:hAnsi="Cambria Math" w:hint="eastAsia"/>
            <w:sz w:val="24"/>
          </w:rPr>
          <m:t>5</m:t>
        </m:r>
      </m:oMath>
      <w:r w:rsidR="00B73D4C" w:rsidRPr="00B73D4C">
        <w:rPr>
          <w:rFonts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=0.</m:t>
        </m:r>
        <m:r>
          <w:rPr>
            <w:rFonts w:ascii="Cambria Math" w:hAnsi="Cambria Math" w:hint="eastAsia"/>
            <w:sz w:val="24"/>
          </w:rPr>
          <m:t>15</m:t>
        </m:r>
      </m:oMath>
      <w:r w:rsidR="00B73D4C">
        <w:rPr>
          <w:rFonts w:hint="eastAsia"/>
          <w:sz w:val="24"/>
        </w:rPr>
        <w:t>，现有一待检测</w:t>
      </w:r>
      <w:r w:rsidR="00FC0B2A">
        <w:rPr>
          <w:rFonts w:hint="eastAsia"/>
          <w:sz w:val="24"/>
        </w:rPr>
        <w:t>产品</w:t>
      </w:r>
      <w:r w:rsidR="00B73D4C">
        <w:rPr>
          <w:rFonts w:hint="eastAsia"/>
          <w:sz w:val="24"/>
        </w:rPr>
        <w:t>，其观察值为</w:t>
      </w:r>
      <m:oMath>
        <m:r>
          <w:rPr>
            <w:rFonts w:ascii="Cambria Math" w:hAnsi="Cambria Math"/>
            <w:sz w:val="24"/>
          </w:rPr>
          <m:t>x</m:t>
        </m:r>
      </m:oMath>
      <w:r w:rsidR="00B73D4C">
        <w:rPr>
          <w:rFonts w:hint="eastAsia"/>
          <w:sz w:val="24"/>
        </w:rPr>
        <w:t>，</w:t>
      </w:r>
      <w:proofErr w:type="gramStart"/>
      <w:r w:rsidR="00B73D4C">
        <w:rPr>
          <w:rFonts w:hint="eastAsia"/>
          <w:sz w:val="24"/>
        </w:rPr>
        <w:t>从类条件概率</w:t>
      </w:r>
      <w:proofErr w:type="gramEnd"/>
      <w:r w:rsidR="00B73D4C">
        <w:rPr>
          <w:rFonts w:hint="eastAsia"/>
          <w:sz w:val="24"/>
        </w:rPr>
        <w:t>密度分布曲线上查得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x|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</w:rPr>
          <m:t>=0.</m:t>
        </m:r>
        <m:r>
          <w:rPr>
            <w:rFonts w:ascii="Cambria Math" w:hAnsi="Cambria Math" w:hint="eastAsia"/>
            <w:sz w:val="24"/>
          </w:rPr>
          <m:t>3</m:t>
        </m:r>
      </m:oMath>
      <w:r w:rsidR="00B73D4C" w:rsidRPr="00B73D4C">
        <w:rPr>
          <w:rFonts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x|w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=0.</m:t>
        </m:r>
        <m:r>
          <w:rPr>
            <w:rFonts w:ascii="Cambria Math" w:hAnsi="Cambria Math" w:hint="eastAsia"/>
            <w:sz w:val="24"/>
          </w:rPr>
          <m:t>5</m:t>
        </m:r>
      </m:oMath>
      <w:r w:rsidR="00B73D4C">
        <w:rPr>
          <w:rFonts w:hint="eastAsia"/>
          <w:sz w:val="24"/>
        </w:rPr>
        <w:t>，并且已知决策表如表</w:t>
      </w:r>
      <w:r w:rsidR="00B73D4C">
        <w:rPr>
          <w:rFonts w:hint="eastAsia"/>
          <w:sz w:val="24"/>
        </w:rPr>
        <w:t>1</w:t>
      </w:r>
      <w:r w:rsidR="00B73D4C">
        <w:rPr>
          <w:rFonts w:hint="eastAsia"/>
          <w:sz w:val="24"/>
        </w:rPr>
        <w:t>所示</w:t>
      </w:r>
      <w:r w:rsidR="00097A96">
        <w:rPr>
          <w:rFonts w:hint="eastAsia"/>
          <w:sz w:val="24"/>
        </w:rPr>
        <w:t>，即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11</m:t>
            </m:r>
          </m:sub>
        </m:sSub>
        <m:r>
          <w:rPr>
            <w:rFonts w:ascii="Cambria Math" w:hAnsi="Cambria Math"/>
            <w:sz w:val="24"/>
          </w:rPr>
          <m:t>=0</m:t>
        </m:r>
      </m:oMath>
      <w:r w:rsidR="00097A96" w:rsidRPr="00B73D4C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12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 w:hint="eastAsia"/>
            <w:sz w:val="24"/>
          </w:rPr>
          <m:t>9</m:t>
        </m:r>
      </m:oMath>
      <w:r w:rsidR="00AF7779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21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 w:hint="eastAsia"/>
            <w:sz w:val="24"/>
          </w:rPr>
          <m:t>2</m:t>
        </m:r>
      </m:oMath>
      <w:r w:rsidR="00AF7779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22</m:t>
            </m:r>
          </m:sub>
        </m:sSub>
        <m:r>
          <w:rPr>
            <w:rFonts w:ascii="Cambria Math" w:hAnsi="Cambria Math"/>
            <w:sz w:val="24"/>
          </w:rPr>
          <m:t>=0</m:t>
        </m:r>
      </m:oMath>
      <w:r w:rsidR="00AF7779">
        <w:rPr>
          <w:rFonts w:hint="eastAsia"/>
          <w:sz w:val="24"/>
        </w:rPr>
        <w:t>。</w:t>
      </w:r>
      <w:r w:rsidR="00B73D4C">
        <w:rPr>
          <w:rFonts w:hint="eastAsia"/>
          <w:sz w:val="24"/>
        </w:rPr>
        <w:t>试对该</w:t>
      </w:r>
      <w:r w:rsidR="00FC0B2A">
        <w:rPr>
          <w:rFonts w:hint="eastAsia"/>
          <w:sz w:val="24"/>
        </w:rPr>
        <w:t>产品</w:t>
      </w:r>
      <m:oMath>
        <m:r>
          <w:rPr>
            <w:rFonts w:ascii="Cambria Math" w:hAnsi="Cambria Math"/>
            <w:sz w:val="24"/>
          </w:rPr>
          <m:t>x</m:t>
        </m:r>
      </m:oMath>
      <w:r w:rsidR="00B73D4C">
        <w:rPr>
          <w:sz w:val="24"/>
        </w:rPr>
        <w:t>用以下两种方法进行分类</w:t>
      </w:r>
      <w:r w:rsidR="00B73D4C">
        <w:rPr>
          <w:rFonts w:hint="eastAsia"/>
          <w:sz w:val="24"/>
        </w:rPr>
        <w:t>：</w:t>
      </w:r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10</w:t>
      </w:r>
      <w:r w:rsidRPr="00F35053">
        <w:rPr>
          <w:rFonts w:hint="eastAsia"/>
          <w:sz w:val="24"/>
        </w:rPr>
        <w:t>分）</w:t>
      </w:r>
      <w:r w:rsidR="00281141">
        <w:rPr>
          <w:rFonts w:hint="eastAsia"/>
          <w:sz w:val="24"/>
        </w:rPr>
        <w:t>注：需列出计算公式并给出计算结果。</w:t>
      </w:r>
    </w:p>
    <w:p w:rsidR="006515F9" w:rsidRPr="00F35053" w:rsidRDefault="006515F9" w:rsidP="006515F9">
      <w:pPr>
        <w:adjustRightInd w:val="0"/>
        <w:snapToGrid w:val="0"/>
        <w:spacing w:line="400" w:lineRule="exact"/>
        <w:rPr>
          <w:sz w:val="24"/>
        </w:rPr>
      </w:pPr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1</w:t>
      </w:r>
      <w:r w:rsidRPr="00F35053">
        <w:rPr>
          <w:rFonts w:hint="eastAsia"/>
          <w:sz w:val="24"/>
        </w:rPr>
        <w:t>）</w:t>
      </w:r>
      <w:r w:rsidR="00B73D4C">
        <w:rPr>
          <w:rFonts w:hint="eastAsia"/>
          <w:sz w:val="24"/>
        </w:rPr>
        <w:t>基于最小错误率的贝叶斯决策</w:t>
      </w:r>
    </w:p>
    <w:p w:rsidR="006515F9" w:rsidRDefault="006515F9" w:rsidP="006515F9">
      <w:pPr>
        <w:adjustRightInd w:val="0"/>
        <w:snapToGrid w:val="0"/>
        <w:spacing w:line="400" w:lineRule="exact"/>
        <w:rPr>
          <w:sz w:val="24"/>
        </w:rPr>
      </w:pPr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2</w:t>
      </w:r>
      <w:r w:rsidRPr="00F35053">
        <w:rPr>
          <w:rFonts w:hint="eastAsia"/>
          <w:sz w:val="24"/>
        </w:rPr>
        <w:t>）</w:t>
      </w:r>
      <w:r w:rsidR="00B73D4C">
        <w:rPr>
          <w:rFonts w:hint="eastAsia"/>
          <w:sz w:val="24"/>
        </w:rPr>
        <w:t>基于最小风险的贝叶斯决策</w:t>
      </w:r>
    </w:p>
    <w:p w:rsidR="00406A78" w:rsidRPr="00080BD7" w:rsidRDefault="00406A78" w:rsidP="00406A78">
      <w:pPr>
        <w:pStyle w:val="a9"/>
        <w:keepNext/>
        <w:jc w:val="center"/>
        <w:rPr>
          <w:sz w:val="24"/>
        </w:rPr>
      </w:pPr>
      <w:r w:rsidRPr="00080BD7">
        <w:rPr>
          <w:rFonts w:hint="eastAsia"/>
          <w:sz w:val="24"/>
        </w:rPr>
        <w:t>表格</w:t>
      </w:r>
      <w:r w:rsidRPr="00080BD7">
        <w:rPr>
          <w:rFonts w:hint="eastAsia"/>
          <w:sz w:val="24"/>
        </w:rPr>
        <w:t xml:space="preserve"> </w:t>
      </w:r>
      <w:r w:rsidRPr="00080BD7">
        <w:rPr>
          <w:sz w:val="24"/>
        </w:rPr>
        <w:fldChar w:fldCharType="begin"/>
      </w:r>
      <w:r w:rsidRPr="00080BD7">
        <w:rPr>
          <w:sz w:val="24"/>
        </w:rPr>
        <w:instrText xml:space="preserve"> </w:instrText>
      </w:r>
      <w:r w:rsidRPr="00080BD7">
        <w:rPr>
          <w:rFonts w:hint="eastAsia"/>
          <w:sz w:val="24"/>
        </w:rPr>
        <w:instrText xml:space="preserve">SEQ </w:instrText>
      </w:r>
      <w:r w:rsidRPr="00080BD7">
        <w:rPr>
          <w:rFonts w:hint="eastAsia"/>
          <w:sz w:val="24"/>
        </w:rPr>
        <w:instrText>表格</w:instrText>
      </w:r>
      <w:r w:rsidRPr="00080BD7">
        <w:rPr>
          <w:rFonts w:hint="eastAsia"/>
          <w:sz w:val="24"/>
        </w:rPr>
        <w:instrText xml:space="preserve"> \* ARABIC</w:instrText>
      </w:r>
      <w:r w:rsidRPr="00080BD7">
        <w:rPr>
          <w:sz w:val="24"/>
        </w:rPr>
        <w:instrText xml:space="preserve"> </w:instrText>
      </w:r>
      <w:r w:rsidRPr="00080BD7">
        <w:rPr>
          <w:sz w:val="24"/>
        </w:rPr>
        <w:fldChar w:fldCharType="separate"/>
      </w:r>
      <w:r w:rsidR="00FC0B2A">
        <w:rPr>
          <w:noProof/>
          <w:sz w:val="24"/>
        </w:rPr>
        <w:t>1</w:t>
      </w:r>
      <w:r w:rsidRPr="00080BD7">
        <w:rPr>
          <w:sz w:val="24"/>
        </w:rPr>
        <w:fldChar w:fldCharType="end"/>
      </w:r>
      <w:r w:rsidRPr="00080BD7">
        <w:rPr>
          <w:sz w:val="24"/>
        </w:rPr>
        <w:t xml:space="preserve"> </w:t>
      </w:r>
      <w:r w:rsidRPr="00080BD7">
        <w:rPr>
          <w:sz w:val="24"/>
        </w:rPr>
        <w:t>决策表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723"/>
        <w:gridCol w:w="1724"/>
      </w:tblGrid>
      <w:tr w:rsidR="00B73D4C" w:rsidTr="00406A78">
        <w:trPr>
          <w:trHeight w:val="275"/>
          <w:jc w:val="center"/>
        </w:trPr>
        <w:tc>
          <w:tcPr>
            <w:tcW w:w="1723" w:type="dxa"/>
            <w:vMerge w:val="restart"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决策</w:t>
            </w:r>
          </w:p>
        </w:tc>
        <w:tc>
          <w:tcPr>
            <w:tcW w:w="3447" w:type="dxa"/>
            <w:gridSpan w:val="2"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</w:p>
        </w:tc>
      </w:tr>
      <w:tr w:rsidR="00B73D4C" w:rsidTr="00406A78">
        <w:trPr>
          <w:trHeight w:val="296"/>
          <w:jc w:val="center"/>
        </w:trPr>
        <w:tc>
          <w:tcPr>
            <w:tcW w:w="1723" w:type="dxa"/>
            <w:vMerge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23" w:type="dxa"/>
          </w:tcPr>
          <w:p w:rsidR="00B73D4C" w:rsidRDefault="00DE0069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4" w:type="dxa"/>
          </w:tcPr>
          <w:p w:rsidR="00B73D4C" w:rsidRDefault="00DE0069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B73D4C" w:rsidTr="00406A78">
        <w:trPr>
          <w:trHeight w:val="275"/>
          <w:jc w:val="center"/>
        </w:trPr>
        <w:tc>
          <w:tcPr>
            <w:tcW w:w="1723" w:type="dxa"/>
          </w:tcPr>
          <w:p w:rsidR="00B73D4C" w:rsidRDefault="00DE0069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724" w:type="dxa"/>
          </w:tcPr>
          <w:p w:rsidR="00B73D4C" w:rsidRDefault="003101FE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</w:tr>
      <w:tr w:rsidR="00B73D4C" w:rsidTr="00406A78">
        <w:trPr>
          <w:trHeight w:val="275"/>
          <w:jc w:val="center"/>
        </w:trPr>
        <w:tc>
          <w:tcPr>
            <w:tcW w:w="1723" w:type="dxa"/>
          </w:tcPr>
          <w:p w:rsidR="00B73D4C" w:rsidRDefault="00DE0069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:rsidR="00B73D4C" w:rsidRDefault="003101FE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724" w:type="dxa"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</w:tbl>
    <w:p w:rsidR="006515F9" w:rsidRPr="00F35053" w:rsidRDefault="006515F9" w:rsidP="006515F9">
      <w:pPr>
        <w:spacing w:beforeLines="100" w:before="312"/>
        <w:rPr>
          <w:sz w:val="24"/>
        </w:rPr>
      </w:pPr>
      <w:r w:rsidRPr="00F35053">
        <w:rPr>
          <w:rFonts w:hint="eastAsia"/>
          <w:sz w:val="24"/>
        </w:rPr>
        <w:t>二</w:t>
      </w:r>
      <w:r w:rsidRPr="00F35053">
        <w:rPr>
          <w:rFonts w:hint="eastAsia"/>
          <w:sz w:val="24"/>
        </w:rPr>
        <w:t xml:space="preserve">. </w:t>
      </w:r>
      <w:bookmarkStart w:id="2" w:name="_Hlk533621366"/>
      <w:r w:rsidRPr="00F35053">
        <w:rPr>
          <w:rFonts w:hint="eastAsia"/>
          <w:sz w:val="24"/>
        </w:rPr>
        <w:t>简述支持向量机（</w:t>
      </w:r>
      <w:r w:rsidRPr="00F35053">
        <w:rPr>
          <w:rFonts w:hint="eastAsia"/>
          <w:sz w:val="24"/>
        </w:rPr>
        <w:t>S</w:t>
      </w:r>
      <w:r w:rsidRPr="00F35053">
        <w:rPr>
          <w:sz w:val="24"/>
        </w:rPr>
        <w:t>VM</w:t>
      </w:r>
      <w:r w:rsidRPr="00F35053">
        <w:rPr>
          <w:rFonts w:hint="eastAsia"/>
          <w:sz w:val="24"/>
        </w:rPr>
        <w:t>）</w:t>
      </w:r>
      <w:r w:rsidR="003275AF">
        <w:rPr>
          <w:rFonts w:hint="eastAsia"/>
          <w:sz w:val="24"/>
        </w:rPr>
        <w:t>的基本思想，并写出</w:t>
      </w:r>
      <w:r w:rsidR="003B0B53">
        <w:rPr>
          <w:rFonts w:hint="eastAsia"/>
          <w:sz w:val="24"/>
        </w:rPr>
        <w:t>模型</w:t>
      </w:r>
      <w:r w:rsidR="003275AF">
        <w:rPr>
          <w:rFonts w:hint="eastAsia"/>
          <w:sz w:val="24"/>
        </w:rPr>
        <w:t>表达式。</w:t>
      </w:r>
      <w:r w:rsidR="003B0B53">
        <w:rPr>
          <w:rFonts w:hint="eastAsia"/>
          <w:sz w:val="24"/>
        </w:rPr>
        <w:t>简述</w:t>
      </w:r>
      <w:r w:rsidRPr="00F35053">
        <w:rPr>
          <w:rFonts w:hint="eastAsia"/>
          <w:sz w:val="24"/>
        </w:rPr>
        <w:t>噪声处理中硬间隔和软间隔公式的物理含义，并说明支持</w:t>
      </w:r>
      <w:proofErr w:type="gramStart"/>
      <w:r w:rsidRPr="00F35053">
        <w:rPr>
          <w:rFonts w:hint="eastAsia"/>
          <w:sz w:val="24"/>
        </w:rPr>
        <w:t>向量机</w:t>
      </w:r>
      <w:proofErr w:type="gramEnd"/>
      <w:r w:rsidRPr="00F35053">
        <w:rPr>
          <w:rFonts w:hint="eastAsia"/>
          <w:sz w:val="24"/>
        </w:rPr>
        <w:t>是如何处理</w:t>
      </w:r>
      <w:r w:rsidR="003B0B53" w:rsidRPr="00F35053">
        <w:rPr>
          <w:rFonts w:hint="eastAsia"/>
          <w:sz w:val="24"/>
        </w:rPr>
        <w:t>非线性</w:t>
      </w:r>
      <w:r w:rsidRPr="00F35053">
        <w:rPr>
          <w:rFonts w:hint="eastAsia"/>
          <w:sz w:val="24"/>
        </w:rPr>
        <w:t>数据的。</w:t>
      </w:r>
      <w:bookmarkEnd w:id="2"/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10</w:t>
      </w:r>
      <w:r w:rsidRPr="00F35053">
        <w:rPr>
          <w:rFonts w:hint="eastAsia"/>
          <w:sz w:val="24"/>
        </w:rPr>
        <w:t>分）</w:t>
      </w:r>
    </w:p>
    <w:p w:rsidR="006515F9" w:rsidRPr="00F35053" w:rsidRDefault="006515F9" w:rsidP="006515F9">
      <w:pPr>
        <w:spacing w:beforeLines="100" w:before="312"/>
        <w:rPr>
          <w:sz w:val="24"/>
        </w:rPr>
      </w:pPr>
      <w:r w:rsidRPr="00F35053">
        <w:rPr>
          <w:rFonts w:hint="eastAsia"/>
          <w:sz w:val="24"/>
        </w:rPr>
        <w:t>三</w:t>
      </w:r>
      <w:r w:rsidRPr="00F35053">
        <w:rPr>
          <w:rFonts w:hint="eastAsia"/>
          <w:sz w:val="24"/>
        </w:rPr>
        <w:t>.</w:t>
      </w:r>
      <w:r w:rsidRPr="00F35053">
        <w:rPr>
          <w:rFonts w:hint="eastAsia"/>
          <w:sz w:val="24"/>
        </w:rPr>
        <w:tab/>
      </w:r>
      <w:r w:rsidRPr="00F35053">
        <w:rPr>
          <w:rFonts w:hint="eastAsia"/>
          <w:sz w:val="24"/>
        </w:rPr>
        <w:t>简述</w:t>
      </w:r>
      <w:r w:rsidRPr="00F35053">
        <w:rPr>
          <w:rFonts w:hint="eastAsia"/>
          <w:sz w:val="24"/>
        </w:rPr>
        <w:t>ID3</w:t>
      </w:r>
      <w:r w:rsidRPr="00F35053">
        <w:rPr>
          <w:rFonts w:hint="eastAsia"/>
          <w:sz w:val="24"/>
        </w:rPr>
        <w:t>算法</w:t>
      </w:r>
      <w:r w:rsidR="00080BD7">
        <w:rPr>
          <w:rFonts w:hint="eastAsia"/>
          <w:sz w:val="24"/>
        </w:rPr>
        <w:t>和</w:t>
      </w:r>
      <w:r w:rsidR="00080BD7">
        <w:rPr>
          <w:rFonts w:hint="eastAsia"/>
          <w:sz w:val="24"/>
        </w:rPr>
        <w:t>C</w:t>
      </w:r>
      <w:r w:rsidR="00080BD7">
        <w:rPr>
          <w:sz w:val="24"/>
        </w:rPr>
        <w:t>4.5</w:t>
      </w:r>
      <w:r w:rsidR="00080BD7">
        <w:rPr>
          <w:sz w:val="24"/>
        </w:rPr>
        <w:t>算法的区别</w:t>
      </w:r>
      <w:r w:rsidR="00080BD7">
        <w:rPr>
          <w:rFonts w:hint="eastAsia"/>
          <w:sz w:val="24"/>
        </w:rPr>
        <w:t>，</w:t>
      </w:r>
      <w:r w:rsidR="00080BD7">
        <w:rPr>
          <w:sz w:val="24"/>
        </w:rPr>
        <w:t>以及</w:t>
      </w:r>
      <w:r w:rsidR="00080BD7">
        <w:rPr>
          <w:rFonts w:hint="eastAsia"/>
          <w:sz w:val="24"/>
        </w:rPr>
        <w:t>对比</w:t>
      </w:r>
      <w:r w:rsidR="00080BD7">
        <w:rPr>
          <w:sz w:val="24"/>
        </w:rPr>
        <w:t>预剪枝和后剪枝的优缺点</w:t>
      </w:r>
      <w:r w:rsidRPr="00F35053">
        <w:rPr>
          <w:rFonts w:hint="eastAsia"/>
          <w:sz w:val="24"/>
        </w:rPr>
        <w:t>。</w:t>
      </w:r>
      <w:r w:rsidRPr="00F35053">
        <w:rPr>
          <w:sz w:val="24"/>
        </w:rPr>
        <w:t>（</w:t>
      </w:r>
      <w:r w:rsidRPr="00F35053">
        <w:rPr>
          <w:rFonts w:hint="eastAsia"/>
          <w:sz w:val="24"/>
        </w:rPr>
        <w:t>1</w:t>
      </w:r>
      <w:r w:rsidRPr="00F35053">
        <w:rPr>
          <w:sz w:val="24"/>
        </w:rPr>
        <w:t>0</w:t>
      </w:r>
      <w:r w:rsidRPr="00F35053">
        <w:rPr>
          <w:sz w:val="24"/>
        </w:rPr>
        <w:t>分）</w:t>
      </w:r>
    </w:p>
    <w:p w:rsidR="00C6378C" w:rsidRDefault="006515F9" w:rsidP="00135C9A">
      <w:pPr>
        <w:spacing w:beforeLines="100" w:before="312"/>
        <w:rPr>
          <w:sz w:val="24"/>
        </w:rPr>
      </w:pPr>
      <w:r w:rsidRPr="00F35053">
        <w:rPr>
          <w:rFonts w:hint="eastAsia"/>
          <w:sz w:val="24"/>
        </w:rPr>
        <w:t>四</w:t>
      </w:r>
      <w:r w:rsidRPr="00F35053">
        <w:rPr>
          <w:rFonts w:hint="eastAsia"/>
          <w:sz w:val="24"/>
        </w:rPr>
        <w:t xml:space="preserve">. </w:t>
      </w:r>
      <w:r w:rsidR="00080BD7">
        <w:rPr>
          <w:rFonts w:hint="eastAsia"/>
          <w:sz w:val="24"/>
        </w:rPr>
        <w:t>以混合高斯为例，</w:t>
      </w:r>
      <w:r w:rsidRPr="00F35053">
        <w:rPr>
          <w:rFonts w:hint="eastAsia"/>
          <w:sz w:val="24"/>
        </w:rPr>
        <w:t>阐述</w:t>
      </w:r>
      <w:r w:rsidRPr="00F35053">
        <w:rPr>
          <w:rFonts w:hint="eastAsia"/>
          <w:sz w:val="24"/>
        </w:rPr>
        <w:t>E</w:t>
      </w:r>
      <w:r w:rsidRPr="00F35053">
        <w:rPr>
          <w:sz w:val="24"/>
        </w:rPr>
        <w:t>M</w:t>
      </w:r>
      <w:r w:rsidR="00080BD7">
        <w:rPr>
          <w:rFonts w:hint="eastAsia"/>
          <w:sz w:val="24"/>
        </w:rPr>
        <w:t>（期望最大化）</w:t>
      </w:r>
      <w:r w:rsidRPr="00F35053">
        <w:rPr>
          <w:rFonts w:hint="eastAsia"/>
          <w:sz w:val="24"/>
        </w:rPr>
        <w:t>算法的基本原理</w:t>
      </w:r>
      <w:r w:rsidR="00080BD7">
        <w:rPr>
          <w:rFonts w:hint="eastAsia"/>
          <w:sz w:val="24"/>
        </w:rPr>
        <w:t>和步骤</w:t>
      </w:r>
      <w:r w:rsidRPr="00F35053">
        <w:rPr>
          <w:rFonts w:hint="eastAsia"/>
          <w:sz w:val="24"/>
        </w:rPr>
        <w:t>。</w:t>
      </w:r>
      <w:r w:rsidRPr="00F35053">
        <w:rPr>
          <w:sz w:val="24"/>
        </w:rPr>
        <w:t>（</w:t>
      </w:r>
      <w:r w:rsidRPr="00F35053">
        <w:rPr>
          <w:rFonts w:hint="eastAsia"/>
          <w:sz w:val="24"/>
        </w:rPr>
        <w:t>1</w:t>
      </w:r>
      <w:r w:rsidRPr="00F35053">
        <w:rPr>
          <w:sz w:val="24"/>
        </w:rPr>
        <w:t>0</w:t>
      </w:r>
      <w:r w:rsidRPr="00F35053">
        <w:rPr>
          <w:sz w:val="24"/>
        </w:rPr>
        <w:t>分）</w:t>
      </w:r>
    </w:p>
    <w:p w:rsidR="006515F9" w:rsidRPr="00F35053" w:rsidRDefault="006515F9" w:rsidP="006515F9">
      <w:pPr>
        <w:spacing w:before="240"/>
        <w:rPr>
          <w:sz w:val="24"/>
        </w:rPr>
      </w:pPr>
      <w:r w:rsidRPr="00F35053">
        <w:rPr>
          <w:rFonts w:hint="eastAsia"/>
          <w:sz w:val="24"/>
        </w:rPr>
        <w:t>五</w:t>
      </w:r>
      <w:r w:rsidRPr="00F35053">
        <w:rPr>
          <w:rFonts w:hint="eastAsia"/>
          <w:sz w:val="24"/>
        </w:rPr>
        <w:t xml:space="preserve">. </w:t>
      </w:r>
      <w:r w:rsidRPr="00F35053">
        <w:rPr>
          <w:rFonts w:hint="eastAsia"/>
          <w:sz w:val="24"/>
        </w:rPr>
        <w:t>简述主成分分析（</w:t>
      </w:r>
      <w:r w:rsidRPr="00F35053">
        <w:rPr>
          <w:sz w:val="24"/>
        </w:rPr>
        <w:t>PCA</w:t>
      </w:r>
      <w:r w:rsidRPr="00F35053">
        <w:rPr>
          <w:rFonts w:hint="eastAsia"/>
          <w:sz w:val="24"/>
        </w:rPr>
        <w:t>）的</w:t>
      </w:r>
      <w:r w:rsidR="00080BD7">
        <w:rPr>
          <w:rFonts w:hint="eastAsia"/>
          <w:sz w:val="24"/>
        </w:rPr>
        <w:t>最小均</w:t>
      </w:r>
      <w:ins w:id="3" w:author="Liu Qingjie" w:date="2019-12-18T16:55:00Z">
        <w:r w:rsidR="00EC2804">
          <w:rPr>
            <w:rFonts w:hint="eastAsia"/>
            <w:sz w:val="24"/>
          </w:rPr>
          <w:t>方</w:t>
        </w:r>
      </w:ins>
      <w:del w:id="4" w:author="Liu Qingjie" w:date="2019-12-18T16:54:00Z">
        <w:r w:rsidR="00080BD7" w:rsidDel="00EC2804">
          <w:rPr>
            <w:rFonts w:hint="eastAsia"/>
            <w:sz w:val="24"/>
          </w:rPr>
          <w:delText>分</w:delText>
        </w:r>
      </w:del>
      <w:r w:rsidR="00080BD7">
        <w:rPr>
          <w:rFonts w:hint="eastAsia"/>
          <w:sz w:val="24"/>
        </w:rPr>
        <w:t>误差</w:t>
      </w:r>
      <w:r w:rsidRPr="00F35053">
        <w:rPr>
          <w:rFonts w:hint="eastAsia"/>
          <w:sz w:val="24"/>
        </w:rPr>
        <w:t>思想，并根据该思想推导</w:t>
      </w:r>
      <w:r w:rsidRPr="00F35053">
        <w:rPr>
          <w:sz w:val="24"/>
        </w:rPr>
        <w:t>PCA</w:t>
      </w:r>
      <w:r w:rsidRPr="00F35053">
        <w:rPr>
          <w:rFonts w:hint="eastAsia"/>
          <w:sz w:val="24"/>
        </w:rPr>
        <w:t>。</w:t>
      </w:r>
      <w:r w:rsidR="00C6378C">
        <w:rPr>
          <w:rFonts w:hint="eastAsia"/>
          <w:sz w:val="24"/>
        </w:rPr>
        <w:t>给出</w:t>
      </w:r>
      <w:r w:rsidR="00C6378C" w:rsidRPr="00F35053">
        <w:rPr>
          <w:sz w:val="24"/>
        </w:rPr>
        <w:t>PCA</w:t>
      </w:r>
      <w:r w:rsidR="00C6378C">
        <w:rPr>
          <w:rFonts w:hint="eastAsia"/>
          <w:sz w:val="24"/>
        </w:rPr>
        <w:t>的简要计算步骤</w:t>
      </w:r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10</w:t>
      </w:r>
      <w:r w:rsidRPr="00F35053">
        <w:rPr>
          <w:rFonts w:hint="eastAsia"/>
          <w:sz w:val="24"/>
        </w:rPr>
        <w:t>分）</w:t>
      </w:r>
    </w:p>
    <w:p w:rsidR="006515F9" w:rsidRPr="00F35053" w:rsidRDefault="006515F9" w:rsidP="006515F9">
      <w:pPr>
        <w:spacing w:before="240"/>
        <w:rPr>
          <w:sz w:val="24"/>
        </w:rPr>
      </w:pPr>
      <w:r w:rsidRPr="00F35053">
        <w:rPr>
          <w:rFonts w:hint="eastAsia"/>
          <w:sz w:val="24"/>
        </w:rPr>
        <w:lastRenderedPageBreak/>
        <w:t>六</w:t>
      </w:r>
      <w:r w:rsidRPr="00F35053">
        <w:rPr>
          <w:rFonts w:hint="eastAsia"/>
          <w:sz w:val="24"/>
        </w:rPr>
        <w:t>.</w:t>
      </w:r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1</w:t>
      </w:r>
      <w:r w:rsidRPr="00F35053">
        <w:rPr>
          <w:rFonts w:hint="eastAsia"/>
          <w:sz w:val="24"/>
        </w:rPr>
        <w:t>）</w:t>
      </w:r>
      <w:r w:rsidR="003E0062">
        <w:rPr>
          <w:rFonts w:hint="eastAsia"/>
          <w:sz w:val="24"/>
        </w:rPr>
        <w:t>列</w:t>
      </w:r>
      <w:r w:rsidR="003B0B53">
        <w:rPr>
          <w:rFonts w:hint="eastAsia"/>
          <w:sz w:val="24"/>
        </w:rPr>
        <w:t>举出</w:t>
      </w:r>
      <w:r w:rsidR="003E0062">
        <w:rPr>
          <w:rFonts w:hint="eastAsia"/>
          <w:sz w:val="24"/>
        </w:rPr>
        <w:t>机器学习中常用的采样方法</w:t>
      </w:r>
      <w:r w:rsidR="003B0B53">
        <w:rPr>
          <w:rFonts w:hint="eastAsia"/>
          <w:sz w:val="24"/>
        </w:rPr>
        <w:t>。</w:t>
      </w:r>
      <w:r w:rsidR="000339F7">
        <w:rPr>
          <w:rFonts w:hint="eastAsia"/>
          <w:sz w:val="24"/>
        </w:rPr>
        <w:t>假设基本分布</w:t>
      </w:r>
      <w:r w:rsidR="00635C83">
        <w:rPr>
          <w:rFonts w:hint="eastAsia"/>
          <w:sz w:val="24"/>
        </w:rPr>
        <w:t>是均匀分布</w:t>
      </w:r>
      <m:oMath>
        <m:r>
          <w:rPr>
            <w:rFonts w:ascii="Cambria Math" w:hAnsi="Cambria Math" w:hint="eastAsia"/>
            <w:sz w:val="24"/>
          </w:rPr>
          <m:t>z~</m:t>
        </m:r>
        <m:r>
          <w:rPr>
            <w:rFonts w:ascii="Cambria Math" w:hAnsi="Cambria Math"/>
            <w:sz w:val="24"/>
          </w:rPr>
          <m:t>U(0,1)</m:t>
        </m:r>
      </m:oMath>
      <w:r w:rsidR="00635C83">
        <w:rPr>
          <w:rFonts w:hint="eastAsia"/>
          <w:sz w:val="24"/>
        </w:rPr>
        <w:t>,</w:t>
      </w:r>
      <w:proofErr w:type="gramStart"/>
      <w:r w:rsidR="00635C83">
        <w:rPr>
          <w:rFonts w:hint="eastAsia"/>
          <w:sz w:val="24"/>
        </w:rPr>
        <w:t>求产生</w:t>
      </w:r>
      <w:proofErr w:type="gramEnd"/>
      <w:r w:rsidR="003B0B53">
        <w:rPr>
          <w:rFonts w:hint="eastAsia"/>
          <w:sz w:val="24"/>
        </w:rPr>
        <w:t>目标分布为</w:t>
      </w:r>
      <w:r w:rsidR="00635C83">
        <w:rPr>
          <w:rFonts w:hint="eastAsia"/>
          <w:sz w:val="24"/>
        </w:rPr>
        <w:t>指数分布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y</m:t>
            </m:r>
          </m:e>
        </m:d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</w:rPr>
          <m:t>exp⁡</m:t>
        </m:r>
        <m:r>
          <w:rPr>
            <w:rFonts w:ascii="Cambria Math" w:hAnsi="Cambria Math"/>
            <w:sz w:val="24"/>
          </w:rPr>
          <m:t>(-λy)</m:t>
        </m:r>
      </m:oMath>
      <w:r w:rsidR="001959D5">
        <w:rPr>
          <w:rFonts w:hint="eastAsia"/>
          <w:sz w:val="24"/>
        </w:rPr>
        <w:t xml:space="preserve"> </w:t>
      </w:r>
      <m:oMath>
        <m:r>
          <w:rPr>
            <w:rFonts w:ascii="Cambria Math" w:hAnsi="Cambria Math" w:hint="eastAsia"/>
            <w:sz w:val="24"/>
          </w:rPr>
          <m:t>y</m:t>
        </m:r>
        <m:r>
          <w:rPr>
            <w:rFonts w:ascii="Cambria Math" w:hAnsi="Cambria Math"/>
            <w:sz w:val="24"/>
          </w:rPr>
          <m:t>∈[0,+∞)</m:t>
        </m:r>
      </m:oMath>
      <w:r w:rsidR="00635C83">
        <w:rPr>
          <w:rFonts w:hint="eastAsia"/>
          <w:sz w:val="24"/>
        </w:rPr>
        <w:t>的</w:t>
      </w:r>
      <w:r w:rsidR="003B0B53">
        <w:rPr>
          <w:rFonts w:hint="eastAsia"/>
          <w:sz w:val="24"/>
        </w:rPr>
        <w:t>映射函数</w:t>
      </w:r>
      <m:oMath>
        <m:r>
          <w:rPr>
            <w:rFonts w:ascii="Cambria Math" w:hAnsi="Cambria Math" w:hint="eastAsia"/>
            <w:sz w:val="24"/>
          </w:rPr>
          <m:t>y=f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z</m:t>
            </m:r>
          </m:e>
        </m:d>
      </m:oMath>
      <w:r w:rsidRPr="00F35053">
        <w:rPr>
          <w:rFonts w:hint="eastAsia"/>
          <w:sz w:val="24"/>
        </w:rPr>
        <w:t>（</w:t>
      </w:r>
      <w:r w:rsidR="00080BD7">
        <w:rPr>
          <w:sz w:val="24"/>
        </w:rPr>
        <w:t>5</w:t>
      </w:r>
      <w:r w:rsidRPr="00F35053">
        <w:rPr>
          <w:rFonts w:hint="eastAsia"/>
          <w:sz w:val="24"/>
        </w:rPr>
        <w:t>分）</w:t>
      </w:r>
    </w:p>
    <w:p w:rsidR="006515F9" w:rsidRPr="00F35053" w:rsidRDefault="006515F9" w:rsidP="006515F9">
      <w:pPr>
        <w:ind w:firstLineChars="100" w:firstLine="240"/>
        <w:rPr>
          <w:sz w:val="24"/>
        </w:rPr>
      </w:pPr>
      <w:r w:rsidRPr="00F35053">
        <w:rPr>
          <w:sz w:val="24"/>
        </w:rPr>
        <w:t>（</w:t>
      </w:r>
      <w:r w:rsidRPr="00F35053">
        <w:rPr>
          <w:rFonts w:hint="eastAsia"/>
          <w:sz w:val="24"/>
        </w:rPr>
        <w:t>2</w:t>
      </w:r>
      <w:r w:rsidRPr="00F35053">
        <w:rPr>
          <w:sz w:val="24"/>
        </w:rPr>
        <w:t>）</w:t>
      </w:r>
      <w:r w:rsidR="00080BD7">
        <w:rPr>
          <w:rFonts w:hint="eastAsia"/>
          <w:sz w:val="24"/>
        </w:rPr>
        <w:t>简述过拟合现象，并列出一些可以避免</w:t>
      </w:r>
      <w:r w:rsidRPr="00F35053">
        <w:rPr>
          <w:rFonts w:hint="eastAsia"/>
          <w:sz w:val="24"/>
        </w:rPr>
        <w:t>过拟合的手段。（</w:t>
      </w:r>
      <w:r w:rsidR="00080BD7">
        <w:rPr>
          <w:sz w:val="24"/>
        </w:rPr>
        <w:t>5</w:t>
      </w:r>
      <w:r w:rsidRPr="00F35053">
        <w:rPr>
          <w:rFonts w:hint="eastAsia"/>
          <w:sz w:val="24"/>
        </w:rPr>
        <w:t>分）</w:t>
      </w:r>
    </w:p>
    <w:p w:rsidR="006515F9" w:rsidRPr="00F35053" w:rsidRDefault="006515F9" w:rsidP="006515F9">
      <w:pPr>
        <w:rPr>
          <w:sz w:val="24"/>
        </w:rPr>
      </w:pPr>
      <w:r w:rsidRPr="00F35053">
        <w:rPr>
          <w:rFonts w:ascii="华文楷体" w:eastAsia="华文楷体" w:hAnsi="华文楷体" w:hint="eastAsia"/>
          <w:b/>
          <w:sz w:val="28"/>
        </w:rPr>
        <w:t>请从</w:t>
      </w:r>
      <w:r w:rsidRPr="00F35053">
        <w:rPr>
          <w:rFonts w:ascii="华文楷体" w:eastAsia="华文楷体" w:hAnsi="华文楷体"/>
          <w:b/>
          <w:sz w:val="28"/>
        </w:rPr>
        <w:t>下面三题中</w:t>
      </w:r>
      <w:r w:rsidRPr="00F35053">
        <w:rPr>
          <w:rFonts w:ascii="华文楷体" w:eastAsia="华文楷体" w:hAnsi="华文楷体" w:hint="eastAsia"/>
          <w:b/>
          <w:sz w:val="28"/>
        </w:rPr>
        <w:t>选</w:t>
      </w:r>
      <w:r w:rsidRPr="00F35053">
        <w:rPr>
          <w:rFonts w:ascii="华文楷体" w:eastAsia="华文楷体" w:hAnsi="华文楷体"/>
          <w:b/>
          <w:sz w:val="28"/>
        </w:rPr>
        <w:t>做两题。</w:t>
      </w:r>
    </w:p>
    <w:p w:rsidR="00CB53DC" w:rsidRDefault="006515F9" w:rsidP="006515F9">
      <w:pPr>
        <w:spacing w:before="240"/>
        <w:rPr>
          <w:sz w:val="24"/>
        </w:rPr>
      </w:pPr>
      <w:r w:rsidRPr="00F35053">
        <w:rPr>
          <w:rFonts w:hint="eastAsia"/>
          <w:sz w:val="24"/>
        </w:rPr>
        <w:t>七</w:t>
      </w:r>
      <w:r w:rsidRPr="00F35053">
        <w:rPr>
          <w:rFonts w:hint="eastAsia"/>
          <w:sz w:val="24"/>
        </w:rPr>
        <w:t>.</w:t>
      </w:r>
      <w:ins w:id="5" w:author="Liu Qingjie" w:date="2019-12-18T16:56:00Z">
        <w:r w:rsidR="00EC2804">
          <w:rPr>
            <w:sz w:val="24"/>
          </w:rPr>
          <w:t xml:space="preserve"> </w:t>
        </w:r>
      </w:ins>
      <w:r w:rsidR="00CB53DC">
        <w:rPr>
          <w:rFonts w:hint="eastAsia"/>
          <w:sz w:val="24"/>
        </w:rPr>
        <w:t>（</w:t>
      </w:r>
      <w:r w:rsidR="00CB53DC">
        <w:rPr>
          <w:rFonts w:hint="eastAsia"/>
          <w:sz w:val="24"/>
        </w:rPr>
        <w:t>1</w:t>
      </w:r>
      <w:r w:rsidR="00CB53DC">
        <w:rPr>
          <w:rFonts w:hint="eastAsia"/>
          <w:sz w:val="24"/>
        </w:rPr>
        <w:t>）列出图</w:t>
      </w:r>
      <w:r w:rsidR="00CB53DC">
        <w:rPr>
          <w:rFonts w:hint="eastAsia"/>
          <w:sz w:val="24"/>
        </w:rPr>
        <w:t>1(</w:t>
      </w:r>
      <w:r w:rsidR="00CB53DC">
        <w:rPr>
          <w:sz w:val="24"/>
        </w:rPr>
        <w:t>a)</w:t>
      </w:r>
      <w:r w:rsidR="00CB53DC">
        <w:rPr>
          <w:sz w:val="24"/>
        </w:rPr>
        <w:t>中所有的极大团</w:t>
      </w:r>
      <w:r w:rsidR="00CB53DC">
        <w:rPr>
          <w:rFonts w:hint="eastAsia"/>
          <w:sz w:val="24"/>
        </w:rPr>
        <w:t>；</w:t>
      </w:r>
    </w:p>
    <w:p w:rsidR="006515F9" w:rsidRPr="00F35053" w:rsidRDefault="00CB53DC" w:rsidP="00EC2804">
      <w:pPr>
        <w:spacing w:before="240"/>
        <w:ind w:firstLineChars="200" w:firstLine="480"/>
        <w:rPr>
          <w:sz w:val="24"/>
        </w:rPr>
        <w:pPrChange w:id="6" w:author="Liu Qingjie" w:date="2019-12-18T16:56:00Z">
          <w:pPr>
            <w:spacing w:before="240"/>
            <w:ind w:firstLineChars="200" w:firstLine="480"/>
          </w:pPr>
        </w:pPrChange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）令</w:t>
      </w:r>
      <m:oMath>
        <m:r>
          <w:rPr>
            <w:rFonts w:ascii="Cambria Math" w:hAnsi="Cambria Math"/>
            <w:sz w:val="24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, …,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7</m:t>
                </m:r>
              </m:sub>
            </m:sSub>
          </m:e>
        </m:d>
      </m:oMath>
      <w:r>
        <w:rPr>
          <w:rFonts w:hint="eastAsia"/>
          <w:sz w:val="24"/>
        </w:rPr>
        <w:t>，分别</w:t>
      </w:r>
      <w:proofErr w:type="gramStart"/>
      <w:r>
        <w:rPr>
          <w:rFonts w:hint="eastAsia"/>
          <w:sz w:val="24"/>
        </w:rPr>
        <w:t>写出图</w:t>
      </w:r>
      <w:proofErr w:type="gramEnd"/>
      <w:r>
        <w:rPr>
          <w:rFonts w:hint="eastAsia"/>
          <w:sz w:val="24"/>
        </w:rPr>
        <w:t>1(</w:t>
      </w:r>
      <w:r>
        <w:rPr>
          <w:sz w:val="24"/>
        </w:rPr>
        <w:t>a)</w:t>
      </w:r>
      <w:r>
        <w:rPr>
          <w:sz w:val="24"/>
        </w:rPr>
        <w:t>和</w:t>
      </w:r>
      <w:r>
        <w:rPr>
          <w:rFonts w:hint="eastAsia"/>
          <w:sz w:val="24"/>
        </w:rPr>
        <w:t>(</w:t>
      </w:r>
      <w:r>
        <w:rPr>
          <w:sz w:val="24"/>
        </w:rPr>
        <w:t>b)</w:t>
      </w:r>
      <w:r>
        <w:rPr>
          <w:sz w:val="24"/>
        </w:rPr>
        <w:t>中变量的联合概率分布</w:t>
      </w:r>
      <w:r>
        <w:rPr>
          <w:rFonts w:hint="eastAsia"/>
          <w:sz w:val="24"/>
        </w:rPr>
        <w:t>（用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</w:rPr>
              <m:t>Q</m:t>
            </m:r>
          </m:sub>
        </m:sSub>
        <m:r>
          <w:rPr>
            <w:rFonts w:ascii="Cambria Math" w:hAnsi="Cambria Math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Q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>
        <w:rPr>
          <w:sz w:val="24"/>
        </w:rPr>
        <w:t>表示定义在团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Q</m:t>
            </m:r>
          </m:sub>
        </m:sSub>
      </m:oMath>
      <w:r>
        <w:rPr>
          <w:sz w:val="24"/>
        </w:rPr>
        <w:t>上的势函数</w:t>
      </w:r>
      <w:r>
        <w:rPr>
          <w:rFonts w:hint="eastAsia"/>
          <w:sz w:val="24"/>
        </w:rPr>
        <w:t>）</w:t>
      </w:r>
      <w:r w:rsidR="006515F9" w:rsidRPr="00F35053">
        <w:rPr>
          <w:sz w:val="24"/>
        </w:rPr>
        <w:t>（</w:t>
      </w:r>
      <w:r w:rsidR="0038056E">
        <w:rPr>
          <w:sz w:val="24"/>
        </w:rPr>
        <w:t>2</w:t>
      </w:r>
      <w:r w:rsidR="006515F9" w:rsidRPr="00F35053">
        <w:rPr>
          <w:sz w:val="24"/>
        </w:rPr>
        <w:t>0</w:t>
      </w:r>
      <w:r w:rsidR="006515F9" w:rsidRPr="00F35053">
        <w:rPr>
          <w:sz w:val="24"/>
        </w:rPr>
        <w:t>分</w:t>
      </w:r>
      <w:r w:rsidR="006515F9" w:rsidRPr="00F35053">
        <w:rPr>
          <w:rFonts w:hint="eastAsia"/>
          <w:sz w:val="24"/>
        </w:rPr>
        <w:t>，选做</w:t>
      </w:r>
      <w:r w:rsidR="006515F9" w:rsidRPr="00F35053">
        <w:rPr>
          <w:sz w:val="24"/>
        </w:rPr>
        <w:t>）</w:t>
      </w:r>
    </w:p>
    <w:p w:rsidR="006515F9" w:rsidRPr="00F35053" w:rsidRDefault="00E177DC" w:rsidP="00685409">
      <w:pPr>
        <w:spacing w:before="240" w:line="40" w:lineRule="atLeast"/>
        <w:jc w:val="center"/>
        <w:rPr>
          <w:sz w:val="24"/>
        </w:rPr>
      </w:pPr>
      <w:r w:rsidRPr="00E177DC">
        <w:rPr>
          <w:noProof/>
          <w:sz w:val="24"/>
        </w:rPr>
        <w:drawing>
          <wp:inline distT="0" distB="0" distL="0" distR="0">
            <wp:extent cx="4114892" cy="1617704"/>
            <wp:effectExtent l="0" t="0" r="0" b="1905"/>
            <wp:docPr id="4" name="图片 4" descr="C:\Users\lenovo\AppData\Local\Temp\157607320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lenovo\AppData\Local\Temp\1576073200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33" cy="162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E70" w:rsidRPr="00F35053" w:rsidRDefault="00AA22DA" w:rsidP="00922E70">
      <w:pPr>
        <w:spacing w:before="240"/>
        <w:rPr>
          <w:sz w:val="24"/>
        </w:rPr>
      </w:pPr>
      <w:r>
        <w:rPr>
          <w:sz w:val="24"/>
        </w:rPr>
        <w:t>八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="00922E70" w:rsidRPr="00F35053">
        <w:rPr>
          <w:rFonts w:hint="eastAsia"/>
          <w:sz w:val="24"/>
        </w:rPr>
        <w:t>针对下图</w:t>
      </w:r>
      <w:r w:rsidR="00922E70" w:rsidRPr="00F35053">
        <w:rPr>
          <w:sz w:val="24"/>
        </w:rPr>
        <w:t>神经网络</w:t>
      </w:r>
      <w:r w:rsidR="00922E70" w:rsidRPr="00F35053">
        <w:rPr>
          <w:rFonts w:hint="eastAsia"/>
          <w:sz w:val="24"/>
        </w:rPr>
        <w:t>中的</w:t>
      </w:r>
      <w:r w:rsidR="00922E70">
        <w:rPr>
          <w:rFonts w:hint="eastAsia"/>
          <w:sz w:val="24"/>
        </w:rPr>
        <w:t>黑</w:t>
      </w:r>
      <w:r w:rsidR="00922E70" w:rsidRPr="00F35053">
        <w:rPr>
          <w:rFonts w:hint="eastAsia"/>
          <w:sz w:val="24"/>
        </w:rPr>
        <w:t>色神经元</w:t>
      </w:r>
      <w:r w:rsidR="00922E70" w:rsidRPr="00F35053">
        <w:rPr>
          <w:sz w:val="24"/>
        </w:rPr>
        <w:t>推导</w:t>
      </w:r>
      <w:r w:rsidR="00922E70" w:rsidRPr="00F35053">
        <w:rPr>
          <w:sz w:val="24"/>
        </w:rPr>
        <w:t>BP</w:t>
      </w:r>
      <w:r w:rsidR="00922E70" w:rsidRPr="00F35053">
        <w:rPr>
          <w:sz w:val="24"/>
        </w:rPr>
        <w:t>反传算法。（</w:t>
      </w:r>
      <w:r w:rsidR="00922E70" w:rsidRPr="00F35053">
        <w:rPr>
          <w:sz w:val="24"/>
        </w:rPr>
        <w:t>20</w:t>
      </w:r>
      <w:r w:rsidR="00922E70" w:rsidRPr="00F35053">
        <w:rPr>
          <w:sz w:val="24"/>
        </w:rPr>
        <w:t>分</w:t>
      </w:r>
      <w:r w:rsidR="00922E70" w:rsidRPr="00F35053">
        <w:rPr>
          <w:rFonts w:hint="eastAsia"/>
          <w:sz w:val="24"/>
        </w:rPr>
        <w:t>，选做</w:t>
      </w:r>
      <w:r w:rsidR="00922E70" w:rsidRPr="00F35053">
        <w:rPr>
          <w:sz w:val="24"/>
        </w:rPr>
        <w:t>）</w:t>
      </w:r>
    </w:p>
    <w:p w:rsidR="00922E70" w:rsidRPr="00F35053" w:rsidRDefault="00922E70" w:rsidP="00922E70">
      <w:pPr>
        <w:spacing w:before="240"/>
        <w:rPr>
          <w:sz w:val="24"/>
        </w:rPr>
      </w:pPr>
      <w:r w:rsidRPr="00F35053">
        <w:rPr>
          <w:rFonts w:hint="eastAsia"/>
          <w:sz w:val="24"/>
        </w:rPr>
        <w:t>其中：</w:t>
      </w:r>
    </w:p>
    <w:p w:rsidR="00922E70" w:rsidRPr="00F35053" w:rsidRDefault="00922E70" w:rsidP="00922E70">
      <w:pPr>
        <w:snapToGrid w:val="0"/>
        <w:rPr>
          <w:sz w:val="24"/>
        </w:rPr>
      </w:pPr>
      <w:r w:rsidRPr="00F35053">
        <w:rPr>
          <w:rFonts w:hint="eastAsia"/>
          <w:sz w:val="24"/>
        </w:rPr>
        <w:tab/>
      </w:r>
      <w:r w:rsidRPr="00F35053">
        <w:rPr>
          <w:rFonts w:hint="eastAsia"/>
          <w:sz w:val="24"/>
        </w:rPr>
        <w:t>给定训练集</w:t>
      </w:r>
      <m:oMath>
        <m:r>
          <w:rPr>
            <w:rFonts w:ascii="Cambria Math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y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/>
              </w:rPr>
              <m:t>,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  <m:r>
                  <w:rPr>
                    <w:rFonts w:asci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y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/>
              </w:rPr>
              <m:t>,</m:t>
            </m:r>
            <m:r>
              <w:rPr>
                <w:rFonts w:ascii="MS Gothic" w:eastAsia="MS Gothic" w:hAnsi="MS Gothic" w:cs="MS Gothic" w:hint="eastAsia"/>
              </w:rPr>
              <m:t>⋯</m:t>
            </m:r>
            <m:r>
              <w:rPr>
                <w:rFonts w:ascii="Cambria Math"/>
              </w:rPr>
              <m:t>,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N</m:t>
                    </m:r>
                  </m:sub>
                </m:sSub>
                <m:r>
                  <w:rPr>
                    <w:rFonts w:asci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y</m:t>
                    </m:r>
                  </m:e>
                  <m:sub>
                    <m:r>
                      <w:rPr>
                        <w:rFonts w:ascii="Cambria Math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宋体" w:hAnsi="宋体" w:cs="宋体" w:hint="eastAsia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4</m:t>
            </m:r>
          </m:sup>
        </m:sSup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/>
              </w:rPr>
              <m:t>y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宋体" w:hAnsi="宋体" w:cs="宋体" w:hint="eastAsia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3</m:t>
            </m:r>
          </m:sup>
        </m:sSup>
      </m:oMath>
      <w:r w:rsidRPr="00F35053">
        <w:rPr>
          <w:rFonts w:hint="eastAsia"/>
          <w:sz w:val="24"/>
        </w:rPr>
        <w:t>。</w:t>
      </w:r>
    </w:p>
    <w:p w:rsidR="00922E70" w:rsidRPr="00F35053" w:rsidRDefault="00922E70" w:rsidP="00922E70">
      <w:pPr>
        <w:snapToGrid w:val="0"/>
        <w:rPr>
          <w:sz w:val="24"/>
        </w:rPr>
      </w:pPr>
      <w:r w:rsidRPr="00F35053">
        <w:rPr>
          <w:rFonts w:hint="eastAsia"/>
          <w:sz w:val="24"/>
        </w:rPr>
        <w:tab/>
      </w:r>
      <w:r w:rsidRPr="00F35053">
        <w:rPr>
          <w:rFonts w:hint="eastAsia"/>
          <w:sz w:val="24"/>
        </w:rPr>
        <w:t>激活函数为</w:t>
      </w:r>
      <w:r>
        <w:rPr>
          <w:sz w:val="24"/>
        </w:rPr>
        <w:t>S</w:t>
      </w:r>
      <w:r>
        <w:rPr>
          <w:rFonts w:hint="eastAsia"/>
          <w:sz w:val="24"/>
        </w:rPr>
        <w:t>igmoid</w:t>
      </w:r>
      <w:r w:rsidRPr="00F35053">
        <w:rPr>
          <w:rFonts w:hint="eastAsia"/>
          <w:sz w:val="24"/>
        </w:rPr>
        <w:t>函数</w:t>
      </w:r>
      <m:oMath>
        <m:r>
          <w:rPr>
            <w:rFonts w:asci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=1/(1+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sup>
        </m:sSup>
        <m:r>
          <w:rPr>
            <w:rFonts w:ascii="Cambria Math"/>
          </w:rPr>
          <m:t>)</m:t>
        </m:r>
      </m:oMath>
      <w:r w:rsidRPr="00F35053">
        <w:rPr>
          <w:rFonts w:hint="eastAsia"/>
          <w:sz w:val="24"/>
        </w:rPr>
        <w:t>。</w:t>
      </w:r>
    </w:p>
    <w:p w:rsidR="00922E70" w:rsidRPr="00F35053" w:rsidRDefault="00922E70" w:rsidP="00922E70">
      <w:pPr>
        <w:snapToGrid w:val="0"/>
        <w:ind w:firstLine="420"/>
        <w:rPr>
          <w:sz w:val="24"/>
        </w:rPr>
      </w:pPr>
      <w:r w:rsidRPr="00F35053">
        <w:rPr>
          <w:rFonts w:hint="eastAsia"/>
          <w:sz w:val="24"/>
        </w:rPr>
        <w:t>准则函数为</w:t>
      </w:r>
      <w:r w:rsidRPr="00F35053">
        <w:rPr>
          <w:rFonts w:eastAsia="等线"/>
          <w:kern w:val="0"/>
          <w:position w:val="-28"/>
          <w:sz w:val="24"/>
        </w:rPr>
        <w:object w:dxaOrig="2940" w:dyaOrig="6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6.65pt;height:34pt" o:ole="">
            <v:imagedata r:id="rId8" o:title=""/>
          </v:shape>
          <o:OLEObject Type="Embed" ProgID="Equation.DSMT4" ShapeID="_x0000_i1025" DrawAspect="Content" ObjectID="_1638193863" r:id="rId9"/>
        </w:object>
      </w:r>
      <w:r w:rsidRPr="00F35053">
        <w:rPr>
          <w:rFonts w:hint="eastAsia"/>
          <w:kern w:val="0"/>
          <w:sz w:val="24"/>
        </w:rPr>
        <w:t>，</w:t>
      </w:r>
      <w:r w:rsidRPr="00F35053">
        <w:rPr>
          <w:rFonts w:eastAsia="等线"/>
          <w:kern w:val="0"/>
          <w:position w:val="-14"/>
          <w:sz w:val="24"/>
        </w:rPr>
        <w:object w:dxaOrig="915" w:dyaOrig="405">
          <v:shape id="_x0000_i1026" type="#_x0000_t75" style="width:45.5pt;height:20.3pt" o:ole="">
            <v:imagedata r:id="rId10" o:title=""/>
          </v:shape>
          <o:OLEObject Type="Embed" ProgID="Equation.DSMT4" ShapeID="_x0000_i1026" DrawAspect="Content" ObjectID="_1638193864" r:id="rId11"/>
        </w:object>
      </w:r>
      <w:r w:rsidRPr="00F35053">
        <w:rPr>
          <w:rFonts w:hint="eastAsia"/>
          <w:kern w:val="0"/>
          <w:sz w:val="24"/>
        </w:rPr>
        <w:t>表示第</w:t>
      </w:r>
      <w:r w:rsidRPr="00F35053">
        <w:rPr>
          <w:rFonts w:eastAsia="等线"/>
          <w:kern w:val="0"/>
          <w:position w:val="-6"/>
          <w:sz w:val="24"/>
        </w:rPr>
        <w:object w:dxaOrig="195" w:dyaOrig="225">
          <v:shape id="_x0000_i1027" type="#_x0000_t75" style="width:9.7pt;height:11.5pt" o:ole="">
            <v:imagedata r:id="rId12" o:title=""/>
          </v:shape>
          <o:OLEObject Type="Embed" ProgID="Equation.DSMT4" ShapeID="_x0000_i1027" DrawAspect="Content" ObjectID="_1638193865" r:id="rId13"/>
        </w:object>
      </w:r>
      <w:proofErr w:type="gramStart"/>
      <w:r w:rsidRPr="00F35053">
        <w:rPr>
          <w:rFonts w:hint="eastAsia"/>
          <w:kern w:val="0"/>
          <w:sz w:val="24"/>
        </w:rPr>
        <w:t>个</w:t>
      </w:r>
      <w:proofErr w:type="gramEnd"/>
      <w:r w:rsidRPr="00F35053">
        <w:rPr>
          <w:rFonts w:hint="eastAsia"/>
          <w:kern w:val="0"/>
          <w:sz w:val="24"/>
        </w:rPr>
        <w:t>样本</w:t>
      </w:r>
      <w:r w:rsidRPr="00F35053">
        <w:rPr>
          <w:rFonts w:eastAsia="等线"/>
          <w:kern w:val="0"/>
          <w:position w:val="-12"/>
          <w:sz w:val="24"/>
        </w:rPr>
        <w:object w:dxaOrig="285" w:dyaOrig="375">
          <v:shape id="_x0000_i1028" type="#_x0000_t75" style="width:14.6pt;height:19pt" o:ole="">
            <v:imagedata r:id="rId14" o:title=""/>
          </v:shape>
          <o:OLEObject Type="Embed" ProgID="Equation.DSMT4" ShapeID="_x0000_i1028" DrawAspect="Content" ObjectID="_1638193866" r:id="rId15"/>
        </w:object>
      </w:r>
      <w:r w:rsidRPr="00F35053">
        <w:rPr>
          <w:rFonts w:hint="eastAsia"/>
          <w:kern w:val="0"/>
          <w:sz w:val="24"/>
        </w:rPr>
        <w:t>对应的神经网络输出向量</w:t>
      </w:r>
      <w:r w:rsidRPr="00F35053">
        <w:rPr>
          <w:rFonts w:hint="eastAsia"/>
          <w:sz w:val="24"/>
        </w:rPr>
        <w:t>。</w:t>
      </w:r>
    </w:p>
    <w:p w:rsidR="00685409" w:rsidRDefault="00841944" w:rsidP="00685409">
      <w:pPr>
        <w:spacing w:before="240" w:line="40" w:lineRule="atLeast"/>
        <w:jc w:val="center"/>
        <w:rPr>
          <w:sz w:val="24"/>
        </w:rPr>
      </w:pPr>
      <w:r>
        <w:rPr>
          <w:noProof/>
        </w:rPr>
        <w:drawing>
          <wp:inline distT="0" distB="0" distL="0" distR="0" wp14:anchorId="502DDE95" wp14:editId="19C82B05">
            <wp:extent cx="2662733" cy="1399155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1869" cy="14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735" w:rsidRPr="00EC2914" w:rsidRDefault="00A43E80">
      <w:pPr>
        <w:rPr>
          <w:sz w:val="24"/>
        </w:rPr>
      </w:pPr>
      <w:r>
        <w:rPr>
          <w:sz w:val="24"/>
        </w:rPr>
        <w:t>九</w:t>
      </w:r>
      <w:r>
        <w:rPr>
          <w:rFonts w:hint="eastAsia"/>
          <w:sz w:val="24"/>
        </w:rPr>
        <w:t>.</w:t>
      </w:r>
      <w:r w:rsidR="00344E6B">
        <w:rPr>
          <w:sz w:val="24"/>
        </w:rPr>
        <w:t xml:space="preserve"> </w:t>
      </w:r>
      <w:r w:rsidR="00344E6B">
        <w:rPr>
          <w:sz w:val="24"/>
        </w:rPr>
        <w:t>根据</w:t>
      </w:r>
      <w:r w:rsidR="00344E6B">
        <w:rPr>
          <w:rFonts w:hint="eastAsia"/>
          <w:sz w:val="24"/>
        </w:rPr>
        <w:t>本课程的知识以及你对深度学习和机器学习的认识，</w:t>
      </w:r>
      <w:r w:rsidR="00DC4C3F">
        <w:rPr>
          <w:rFonts w:hint="eastAsia"/>
          <w:sz w:val="24"/>
        </w:rPr>
        <w:t>简述深度学习算法和传统机器学习算法之间的关系以及优缺点</w:t>
      </w:r>
      <w:r w:rsidR="00344E6B">
        <w:rPr>
          <w:rFonts w:hint="eastAsia"/>
          <w:sz w:val="24"/>
        </w:rPr>
        <w:t>，</w:t>
      </w:r>
      <w:r w:rsidR="00DC4C3F">
        <w:rPr>
          <w:rFonts w:hint="eastAsia"/>
          <w:sz w:val="24"/>
        </w:rPr>
        <w:t>并对深度学习下一步的发展给出自己的观点。</w:t>
      </w:r>
      <w:r w:rsidR="00F43C30" w:rsidRPr="00F35053">
        <w:rPr>
          <w:sz w:val="24"/>
        </w:rPr>
        <w:t>（</w:t>
      </w:r>
      <w:r w:rsidR="00064E06">
        <w:rPr>
          <w:sz w:val="24"/>
        </w:rPr>
        <w:t>2</w:t>
      </w:r>
      <w:r w:rsidR="00F43C30" w:rsidRPr="00F35053">
        <w:rPr>
          <w:sz w:val="24"/>
        </w:rPr>
        <w:t>0</w:t>
      </w:r>
      <w:r w:rsidR="00F43C30" w:rsidRPr="00F35053">
        <w:rPr>
          <w:sz w:val="24"/>
        </w:rPr>
        <w:t>分</w:t>
      </w:r>
      <w:r w:rsidR="00F43C30" w:rsidRPr="00F35053">
        <w:rPr>
          <w:rFonts w:hint="eastAsia"/>
          <w:sz w:val="24"/>
        </w:rPr>
        <w:t>，选做</w:t>
      </w:r>
      <w:r w:rsidR="00F43C30" w:rsidRPr="00F35053">
        <w:rPr>
          <w:sz w:val="24"/>
        </w:rPr>
        <w:t>）</w:t>
      </w:r>
    </w:p>
    <w:sectPr w:rsidR="00C80735" w:rsidRPr="00EC2914" w:rsidSect="00AD2F92">
      <w:headerReference w:type="default" r:id="rId17"/>
      <w:footerReference w:type="even" r:id="rId18"/>
      <w:footerReference w:type="default" r:id="rId19"/>
      <w:pgSz w:w="11906" w:h="16838" w:code="9"/>
      <w:pgMar w:top="1440" w:right="1797" w:bottom="1440" w:left="1797" w:header="567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0069" w:rsidRDefault="00DE0069" w:rsidP="006515F9">
      <w:r>
        <w:separator/>
      </w:r>
    </w:p>
  </w:endnote>
  <w:endnote w:type="continuationSeparator" w:id="0">
    <w:p w:rsidR="00DE0069" w:rsidRDefault="00DE0069" w:rsidP="00651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0F64" w:rsidRDefault="00C951EC" w:rsidP="002A59F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B0F64" w:rsidRDefault="00DE006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0F64" w:rsidRDefault="00C951EC" w:rsidP="002A59F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F758A">
      <w:rPr>
        <w:rStyle w:val="a5"/>
        <w:noProof/>
      </w:rPr>
      <w:t>- 1 -</w:t>
    </w:r>
    <w:r>
      <w:rPr>
        <w:rStyle w:val="a5"/>
      </w:rPr>
      <w:fldChar w:fldCharType="end"/>
    </w:r>
  </w:p>
  <w:p w:rsidR="009B0F64" w:rsidRDefault="00DE006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0069" w:rsidRDefault="00DE0069" w:rsidP="006515F9">
      <w:r>
        <w:separator/>
      </w:r>
    </w:p>
  </w:footnote>
  <w:footnote w:type="continuationSeparator" w:id="0">
    <w:p w:rsidR="00DE0069" w:rsidRDefault="00DE0069" w:rsidP="00651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0F64" w:rsidRDefault="00C951EC" w:rsidP="00BF0355">
    <w:pPr>
      <w:pStyle w:val="a3"/>
      <w:jc w:val="both"/>
    </w:pPr>
    <w:r w:rsidRPr="00F177D8">
      <w:rPr>
        <w:rFonts w:ascii="华文新魏" w:eastAsia="华文新魏" w:hAnsi="宋体" w:hint="eastAsia"/>
        <w:sz w:val="28"/>
        <w:szCs w:val="28"/>
      </w:rPr>
      <w:t>北京航空航天大学</w:t>
    </w:r>
    <w:r w:rsidRPr="00F177D8">
      <w:rPr>
        <w:rFonts w:ascii="华文新魏" w:eastAsia="华文新魏" w:hAnsi="宋体" w:hint="eastAsia"/>
        <w:spacing w:val="-16"/>
        <w:sz w:val="28"/>
        <w:szCs w:val="28"/>
      </w:rPr>
      <w:t>研究生课程试卷</w:t>
    </w:r>
    <w:r>
      <w:rPr>
        <w:rFonts w:ascii="隶书" w:eastAsia="隶书" w:hint="eastAsia"/>
        <w:spacing w:val="-16"/>
        <w:sz w:val="28"/>
        <w:szCs w:val="28"/>
      </w:rPr>
      <w:t xml:space="preserve">                                   </w:t>
    </w:r>
    <w:r w:rsidRPr="00CF3E95">
      <w:rPr>
        <w:rFonts w:ascii="黑体" w:eastAsia="黑体" w:hint="eastAsia"/>
        <w:spacing w:val="-16"/>
        <w:sz w:val="100"/>
        <w:szCs w:val="100"/>
      </w:rPr>
      <w:t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46BC7"/>
    <w:multiLevelType w:val="hybridMultilevel"/>
    <w:tmpl w:val="DCF2B2EE"/>
    <w:lvl w:ilvl="0" w:tplc="99EC9594">
      <w:start w:val="2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u Qingjie">
    <w15:presenceInfo w15:providerId="Windows Live" w15:userId="066654b60480ab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E99"/>
    <w:rsid w:val="000339F7"/>
    <w:rsid w:val="00064E06"/>
    <w:rsid w:val="00080BD7"/>
    <w:rsid w:val="00097A96"/>
    <w:rsid w:val="00135C9A"/>
    <w:rsid w:val="001959D5"/>
    <w:rsid w:val="001C0CE4"/>
    <w:rsid w:val="00281141"/>
    <w:rsid w:val="002C01C2"/>
    <w:rsid w:val="003101FE"/>
    <w:rsid w:val="00313656"/>
    <w:rsid w:val="003275AF"/>
    <w:rsid w:val="00344E6B"/>
    <w:rsid w:val="003646C4"/>
    <w:rsid w:val="0038056E"/>
    <w:rsid w:val="003B0B53"/>
    <w:rsid w:val="003E0062"/>
    <w:rsid w:val="00406A78"/>
    <w:rsid w:val="00485D9A"/>
    <w:rsid w:val="005D61AD"/>
    <w:rsid w:val="00635C83"/>
    <w:rsid w:val="006515F9"/>
    <w:rsid w:val="00685409"/>
    <w:rsid w:val="007829DB"/>
    <w:rsid w:val="00841944"/>
    <w:rsid w:val="00922E70"/>
    <w:rsid w:val="00A1182B"/>
    <w:rsid w:val="00A43E80"/>
    <w:rsid w:val="00A822C3"/>
    <w:rsid w:val="00AA22DA"/>
    <w:rsid w:val="00AE0722"/>
    <w:rsid w:val="00AF7779"/>
    <w:rsid w:val="00B73D4C"/>
    <w:rsid w:val="00BF758A"/>
    <w:rsid w:val="00C6378C"/>
    <w:rsid w:val="00C80735"/>
    <w:rsid w:val="00C951EC"/>
    <w:rsid w:val="00CB53DC"/>
    <w:rsid w:val="00DA5E99"/>
    <w:rsid w:val="00DC4C3F"/>
    <w:rsid w:val="00DE0069"/>
    <w:rsid w:val="00E177DC"/>
    <w:rsid w:val="00EC2804"/>
    <w:rsid w:val="00EC2914"/>
    <w:rsid w:val="00F43C30"/>
    <w:rsid w:val="00F53BD8"/>
    <w:rsid w:val="00F976D0"/>
    <w:rsid w:val="00FC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E0BF12-A477-47DC-AA91-160E68A0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5F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6515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515F9"/>
    <w:rPr>
      <w:sz w:val="18"/>
      <w:szCs w:val="18"/>
    </w:rPr>
  </w:style>
  <w:style w:type="paragraph" w:styleId="a4">
    <w:name w:val="footer"/>
    <w:basedOn w:val="a"/>
    <w:link w:val="Char0"/>
    <w:unhideWhenUsed/>
    <w:rsid w:val="006515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515F9"/>
    <w:rPr>
      <w:sz w:val="18"/>
      <w:szCs w:val="18"/>
    </w:rPr>
  </w:style>
  <w:style w:type="character" w:styleId="a5">
    <w:name w:val="page number"/>
    <w:basedOn w:val="a0"/>
    <w:rsid w:val="006515F9"/>
  </w:style>
  <w:style w:type="character" w:styleId="a6">
    <w:name w:val="Placeholder Text"/>
    <w:basedOn w:val="a0"/>
    <w:uiPriority w:val="99"/>
    <w:semiHidden/>
    <w:rsid w:val="00B73D4C"/>
    <w:rPr>
      <w:color w:val="808080"/>
    </w:rPr>
  </w:style>
  <w:style w:type="table" w:styleId="a7">
    <w:name w:val="Table Grid"/>
    <w:basedOn w:val="a1"/>
    <w:uiPriority w:val="39"/>
    <w:rsid w:val="00B73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rsid w:val="00B73D4C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B73D4C"/>
    <w:rPr>
      <w:rFonts w:ascii="Times New Roman" w:eastAsia="宋体" w:hAnsi="Times New Roman" w:cs="Times New Roman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rsid w:val="00406A7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Liu Qingjie</cp:lastModifiedBy>
  <cp:revision>4</cp:revision>
  <cp:lastPrinted>2019-12-12T03:22:00Z</cp:lastPrinted>
  <dcterms:created xsi:type="dcterms:W3CDTF">2019-12-18T08:51:00Z</dcterms:created>
  <dcterms:modified xsi:type="dcterms:W3CDTF">2019-12-18T09:04:00Z</dcterms:modified>
</cp:coreProperties>
</file>